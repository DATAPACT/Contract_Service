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0643E" w:rsidR="00FA155C" w:rsidP="0030643E" w:rsidRDefault="00FA155C" w14:paraId="4DD0CED7" w14:textId="77777777" w14:noSpellErr="1">
      <w:pPr>
        <w:spacing w:after="0" w:line="360" w:lineRule="auto"/>
        <w:jc w:val="center"/>
        <w:rPr>
          <w:rFonts w:ascii="Calibri" w:hAnsi="Calibri" w:cs="Calibri"/>
          <w:b w:val="1"/>
          <w:bCs w:val="1"/>
          <w:sz w:val="22"/>
          <w:szCs w:val="22"/>
          <w:u w:val="single"/>
        </w:rPr>
      </w:pPr>
      <w:r w:rsidRPr="268E9F84" w:rsidR="00FA155C">
        <w:rPr>
          <w:rFonts w:ascii="Calibri" w:hAnsi="Calibri" w:cs="Calibri"/>
          <w:b w:val="1"/>
          <w:bCs w:val="1"/>
          <w:sz w:val="22"/>
          <w:szCs w:val="22"/>
          <w:u w:val="single"/>
        </w:rPr>
        <w:t>DATA SHARING AGREEMENT</w:t>
      </w:r>
    </w:p>
    <w:p w:rsidRPr="0030643E" w:rsidR="00FA155C" w:rsidP="268E9F84" w:rsidRDefault="00FA155C" w14:paraId="5E9BFFD8" w14:textId="77777777" w14:noSpellErr="1">
      <w:pPr>
        <w:spacing w:after="0" w:line="360" w:lineRule="auto"/>
        <w:jc w:val="both"/>
        <w:rPr>
          <w:rFonts w:ascii="Calibri" w:hAnsi="Calibri" w:cs="Calibri"/>
          <w:sz w:val="22"/>
          <w:szCs w:val="22"/>
          <w:highlight w:val="yellow"/>
        </w:rPr>
      </w:pPr>
    </w:p>
    <w:p w:rsidRPr="0030643E" w:rsidR="00FA155C" w:rsidP="268E9F84" w:rsidRDefault="00FA155C" w14:paraId="21B2F755" w14:textId="77777777" w14:noSpellErr="1">
      <w:pPr>
        <w:spacing w:after="0" w:line="360" w:lineRule="auto"/>
        <w:jc w:val="both"/>
        <w:rPr>
          <w:rFonts w:ascii="Calibri" w:hAnsi="Calibri" w:cs="Calibri"/>
          <w:sz w:val="22"/>
          <w:szCs w:val="22"/>
          <w:highlight w:val="yellow"/>
        </w:rPr>
      </w:pPr>
    </w:p>
    <w:p w:rsidRPr="0030643E" w:rsidR="00FA155C" w:rsidP="0030643E" w:rsidRDefault="00FA155C" w14:paraId="69C74700" w14:textId="77777777"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Table of Contents</w:t>
      </w:r>
    </w:p>
    <w:p w:rsidRPr="0091137A" w:rsidR="00EC3298" w:rsidP="0030643E" w:rsidRDefault="00EC3298" w14:paraId="14746722" w14:textId="5122F4B7" w14:noSpellErr="1">
      <w:pPr>
        <w:spacing w:after="0" w:line="360" w:lineRule="auto"/>
        <w:jc w:val="both"/>
        <w:rPr>
          <w:rFonts w:ascii="Calibri" w:hAnsi="Calibri" w:cs="Calibri"/>
          <w:sz w:val="22"/>
          <w:szCs w:val="22"/>
        </w:rPr>
      </w:pPr>
      <w:r w:rsidRPr="268E9F84" w:rsidR="00EC3298">
        <w:rPr>
          <w:rFonts w:ascii="Calibri" w:hAnsi="Calibri" w:cs="Calibri"/>
          <w:sz w:val="22"/>
          <w:szCs w:val="22"/>
        </w:rPr>
        <w:t>Preamble</w:t>
      </w:r>
    </w:p>
    <w:p w:rsidRPr="0030643E" w:rsidR="00FA155C" w:rsidP="0030643E" w:rsidRDefault="00FA155C" w14:paraId="41F0C733" w14:textId="077C8FF6" w14:noSpellErr="1">
      <w:pPr>
        <w:spacing w:after="0" w:line="360" w:lineRule="auto"/>
        <w:jc w:val="both"/>
        <w:rPr>
          <w:rFonts w:ascii="Calibri" w:hAnsi="Calibri" w:cs="Calibri"/>
          <w:sz w:val="22"/>
          <w:szCs w:val="22"/>
        </w:rPr>
      </w:pPr>
      <w:r w:rsidRPr="268E9F84" w:rsidR="00FA155C">
        <w:rPr>
          <w:rFonts w:ascii="Calibri" w:hAnsi="Calibri" w:cs="Calibri"/>
          <w:sz w:val="22"/>
          <w:szCs w:val="22"/>
        </w:rPr>
        <w:t>1. Scope of Application</w:t>
      </w:r>
    </w:p>
    <w:p w:rsidRPr="0030643E" w:rsidR="00FA155C" w:rsidP="268E9F84" w:rsidRDefault="00FA155C" w14:paraId="4867F957" w14:textId="77777777" w14:noSpellErr="1">
      <w:pPr>
        <w:spacing w:after="0" w:line="360" w:lineRule="auto"/>
        <w:jc w:val="both"/>
        <w:rPr>
          <w:rFonts w:ascii="Calibri" w:hAnsi="Calibri" w:cs="Calibri"/>
          <w:strike w:val="1"/>
          <w:sz w:val="22"/>
          <w:szCs w:val="22"/>
        </w:rPr>
      </w:pPr>
      <w:r w:rsidRPr="268E9F84" w:rsidR="00FA155C">
        <w:rPr>
          <w:rFonts w:ascii="Calibri" w:hAnsi="Calibri" w:cs="Calibri"/>
          <w:strike w:val="1"/>
          <w:sz w:val="22"/>
          <w:szCs w:val="22"/>
        </w:rPr>
        <w:t>2. Definitions</w:t>
      </w:r>
    </w:p>
    <w:p w:rsidRPr="0030643E" w:rsidR="00FA155C" w:rsidP="0030643E" w:rsidRDefault="00FA155C" w14:paraId="4E7E64E2"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3. Purpose of the Agreement</w:t>
      </w:r>
    </w:p>
    <w:p w:rsidRPr="0030643E" w:rsidR="00FA155C" w:rsidP="0030643E" w:rsidRDefault="00FA155C" w14:paraId="7716EB8C"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4. Description of Data</w:t>
      </w:r>
    </w:p>
    <w:p w:rsidRPr="0030643E" w:rsidR="00FA155C" w:rsidP="0030643E" w:rsidRDefault="00FA155C" w14:paraId="23A6014E"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5. Data Use – Permitted Purposes</w:t>
      </w:r>
    </w:p>
    <w:p w:rsidRPr="0030643E" w:rsidR="00FA155C" w:rsidP="0030643E" w:rsidRDefault="00FA155C" w14:paraId="4FBD7929"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 xml:space="preserve">6. General Obligations </w:t>
      </w:r>
      <w:r w:rsidRPr="268E9F84" w:rsidR="00FA155C">
        <w:rPr>
          <w:rFonts w:ascii="Calibri" w:hAnsi="Calibri" w:cs="Calibri"/>
          <w:sz w:val="22"/>
          <w:szCs w:val="22"/>
        </w:rPr>
        <w:t>of the Parties</w:t>
      </w:r>
    </w:p>
    <w:p w:rsidRPr="0030643E" w:rsidR="00FA155C" w:rsidP="0030643E" w:rsidRDefault="00FA155C" w14:paraId="1A24AF4A"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7. Policies and Rules</w:t>
      </w:r>
    </w:p>
    <w:p w:rsidRPr="0030643E" w:rsidR="00FA155C" w:rsidP="0030643E" w:rsidRDefault="00FA155C" w14:paraId="42B3B80F"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8. Custom Arrangements</w:t>
      </w:r>
    </w:p>
    <w:p w:rsidRPr="0030643E" w:rsidR="00FA155C" w:rsidP="268E9F84" w:rsidRDefault="00FA155C" w14:paraId="034DE69F" w14:textId="77777777" w14:noSpellErr="1">
      <w:pPr>
        <w:spacing w:after="0" w:line="360" w:lineRule="auto"/>
        <w:jc w:val="both"/>
        <w:rPr>
          <w:rFonts w:ascii="Calibri" w:hAnsi="Calibri" w:cs="Calibri"/>
          <w:strike w:val="1"/>
          <w:sz w:val="22"/>
          <w:szCs w:val="22"/>
        </w:rPr>
      </w:pPr>
      <w:r w:rsidRPr="268E9F84" w:rsidR="00FA155C">
        <w:rPr>
          <w:rFonts w:ascii="Calibri" w:hAnsi="Calibri" w:cs="Calibri"/>
          <w:strike w:val="1"/>
          <w:sz w:val="22"/>
          <w:szCs w:val="22"/>
        </w:rPr>
        <w:t>9. Data Protection</w:t>
      </w:r>
    </w:p>
    <w:p w:rsidRPr="0030643E" w:rsidR="00FA155C" w:rsidP="0030643E" w:rsidRDefault="00FA155C" w14:paraId="77D493EE"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10. Technical and Organisational Security Measures – Data Sharing Mechanisms</w:t>
      </w:r>
    </w:p>
    <w:p w:rsidRPr="0030643E" w:rsidR="00FA155C" w:rsidP="0030643E" w:rsidRDefault="00FA155C" w14:paraId="3DE9FE2D"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11. Confidentiality</w:t>
      </w:r>
    </w:p>
    <w:p w:rsidR="00FA155C" w:rsidP="0030643E" w:rsidRDefault="00FA155C" w14:paraId="2A19A862"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12. Liability</w:t>
      </w:r>
    </w:p>
    <w:p w:rsidRPr="0091137A" w:rsidR="001F504A" w:rsidP="0030643E" w:rsidRDefault="001F504A" w14:paraId="15F731F6" w14:textId="05450385" w14:noSpellErr="1">
      <w:pPr>
        <w:spacing w:after="0" w:line="360" w:lineRule="auto"/>
        <w:jc w:val="both"/>
        <w:rPr>
          <w:rFonts w:ascii="Calibri" w:hAnsi="Calibri" w:cs="Calibri"/>
          <w:sz w:val="22"/>
          <w:szCs w:val="22"/>
        </w:rPr>
      </w:pPr>
      <w:r w:rsidRPr="268E9F84" w:rsidR="001F504A">
        <w:rPr>
          <w:rFonts w:ascii="Calibri" w:hAnsi="Calibri" w:cs="Calibri"/>
          <w:sz w:val="22"/>
          <w:szCs w:val="22"/>
        </w:rPr>
        <w:t>13. Duration and Termination of the Agreement</w:t>
      </w:r>
    </w:p>
    <w:p w:rsidRPr="0091137A" w:rsidR="00FA155C" w:rsidP="0030643E" w:rsidRDefault="00FA155C" w14:paraId="6E3B9598" w14:textId="50AB8770" w14:noSpellErr="1">
      <w:pPr>
        <w:spacing w:after="0" w:line="360" w:lineRule="auto"/>
        <w:jc w:val="both"/>
        <w:rPr>
          <w:rFonts w:ascii="Calibri" w:hAnsi="Calibri" w:cs="Calibri"/>
          <w:sz w:val="22"/>
          <w:szCs w:val="22"/>
        </w:rPr>
      </w:pPr>
      <w:r w:rsidRPr="268E9F84" w:rsidR="00FA155C">
        <w:rPr>
          <w:rFonts w:ascii="Calibri" w:hAnsi="Calibri" w:cs="Calibri"/>
          <w:sz w:val="22"/>
          <w:szCs w:val="22"/>
        </w:rPr>
        <w:t>1</w:t>
      </w:r>
      <w:r w:rsidRPr="268E9F84" w:rsidR="001F504A">
        <w:rPr>
          <w:rFonts w:ascii="Calibri" w:hAnsi="Calibri" w:cs="Calibri"/>
          <w:sz w:val="22"/>
          <w:szCs w:val="22"/>
        </w:rPr>
        <w:t>4</w:t>
      </w:r>
      <w:r w:rsidRPr="268E9F84" w:rsidR="00FA155C">
        <w:rPr>
          <w:rFonts w:ascii="Calibri" w:hAnsi="Calibri" w:cs="Calibri"/>
          <w:sz w:val="22"/>
          <w:szCs w:val="22"/>
        </w:rPr>
        <w:t>. Contact</w:t>
      </w:r>
    </w:p>
    <w:p w:rsidRPr="0091137A" w:rsidR="00FA155C" w:rsidP="0030643E" w:rsidRDefault="00FA155C" w14:paraId="603EBAA2" w14:textId="5F77C0EE" w14:noSpellErr="1">
      <w:pPr>
        <w:spacing w:after="0" w:line="360" w:lineRule="auto"/>
        <w:jc w:val="both"/>
        <w:rPr>
          <w:rFonts w:ascii="Calibri" w:hAnsi="Calibri" w:cs="Calibri"/>
          <w:sz w:val="22"/>
          <w:szCs w:val="22"/>
        </w:rPr>
      </w:pPr>
      <w:r w:rsidRPr="268E9F84" w:rsidR="00FA155C">
        <w:rPr>
          <w:rFonts w:ascii="Calibri" w:hAnsi="Calibri" w:cs="Calibri"/>
          <w:sz w:val="22"/>
          <w:szCs w:val="22"/>
        </w:rPr>
        <w:t>1</w:t>
      </w:r>
      <w:r w:rsidRPr="268E9F84" w:rsidR="001F504A">
        <w:rPr>
          <w:rFonts w:ascii="Calibri" w:hAnsi="Calibri" w:cs="Calibri"/>
          <w:sz w:val="22"/>
          <w:szCs w:val="22"/>
        </w:rPr>
        <w:t>5</w:t>
      </w:r>
      <w:r w:rsidRPr="268E9F84" w:rsidR="00FA155C">
        <w:rPr>
          <w:rFonts w:ascii="Calibri" w:hAnsi="Calibri" w:cs="Calibri"/>
          <w:sz w:val="22"/>
          <w:szCs w:val="22"/>
        </w:rPr>
        <w:t>. Other Provisions</w:t>
      </w:r>
    </w:p>
    <w:p w:rsidRPr="0091137A" w:rsidR="00FA155C" w:rsidP="0030643E" w:rsidRDefault="00FA155C" w14:paraId="60C914B4" w14:textId="10316439" w14:noSpellErr="1">
      <w:pPr>
        <w:spacing w:after="0" w:line="360" w:lineRule="auto"/>
        <w:jc w:val="both"/>
        <w:rPr>
          <w:rFonts w:ascii="Calibri" w:hAnsi="Calibri" w:cs="Calibri"/>
          <w:sz w:val="22"/>
          <w:szCs w:val="22"/>
        </w:rPr>
      </w:pPr>
      <w:r w:rsidRPr="268E9F84" w:rsidR="00FA155C">
        <w:rPr>
          <w:rFonts w:ascii="Calibri" w:hAnsi="Calibri" w:cs="Calibri"/>
          <w:sz w:val="22"/>
          <w:szCs w:val="22"/>
        </w:rPr>
        <w:t>1</w:t>
      </w:r>
      <w:r w:rsidRPr="268E9F84" w:rsidR="001F504A">
        <w:rPr>
          <w:rFonts w:ascii="Calibri" w:hAnsi="Calibri" w:cs="Calibri"/>
          <w:sz w:val="22"/>
          <w:szCs w:val="22"/>
        </w:rPr>
        <w:t>6</w:t>
      </w:r>
      <w:r w:rsidRPr="268E9F84" w:rsidR="00FA155C">
        <w:rPr>
          <w:rFonts w:ascii="Calibri" w:hAnsi="Calibri" w:cs="Calibri"/>
          <w:sz w:val="22"/>
          <w:szCs w:val="22"/>
        </w:rPr>
        <w:t>. Dispute Resolution</w:t>
      </w:r>
    </w:p>
    <w:p w:rsidRPr="0091137A" w:rsidR="00FA155C" w:rsidP="0030643E" w:rsidRDefault="00FA155C" w14:paraId="43DDA963" w14:textId="51DE988D" w14:noSpellErr="1">
      <w:pPr>
        <w:spacing w:after="0" w:line="360" w:lineRule="auto"/>
        <w:jc w:val="both"/>
        <w:rPr>
          <w:rFonts w:ascii="Calibri" w:hAnsi="Calibri" w:cs="Calibri"/>
          <w:sz w:val="22"/>
          <w:szCs w:val="22"/>
        </w:rPr>
      </w:pPr>
      <w:r w:rsidRPr="268E9F84" w:rsidR="00FA155C">
        <w:rPr>
          <w:rFonts w:ascii="Calibri" w:hAnsi="Calibri" w:cs="Calibri"/>
          <w:sz w:val="22"/>
          <w:szCs w:val="22"/>
        </w:rPr>
        <w:t>1</w:t>
      </w:r>
      <w:r w:rsidRPr="268E9F84" w:rsidR="001F504A">
        <w:rPr>
          <w:rFonts w:ascii="Calibri" w:hAnsi="Calibri" w:cs="Calibri"/>
          <w:sz w:val="22"/>
          <w:szCs w:val="22"/>
        </w:rPr>
        <w:t>7</w:t>
      </w:r>
      <w:r w:rsidRPr="268E9F84" w:rsidR="00FA155C">
        <w:rPr>
          <w:rFonts w:ascii="Calibri" w:hAnsi="Calibri" w:cs="Calibri"/>
          <w:sz w:val="22"/>
          <w:szCs w:val="22"/>
        </w:rPr>
        <w:t>. Governing Law and Jurisdiction</w:t>
      </w:r>
    </w:p>
    <w:p w:rsidRPr="0091137A" w:rsidR="00FA155C" w:rsidP="0030643E" w:rsidRDefault="00FA155C" w14:paraId="04B64C6E" w14:textId="638F3BC0" w14:noSpellErr="1">
      <w:pPr>
        <w:spacing w:after="0" w:line="360" w:lineRule="auto"/>
        <w:jc w:val="both"/>
        <w:rPr>
          <w:rFonts w:ascii="Calibri" w:hAnsi="Calibri" w:cs="Calibri"/>
          <w:sz w:val="22"/>
          <w:szCs w:val="22"/>
        </w:rPr>
      </w:pPr>
      <w:r w:rsidRPr="268E9F84" w:rsidR="00FA155C">
        <w:rPr>
          <w:rFonts w:ascii="Calibri" w:hAnsi="Calibri" w:cs="Calibri"/>
          <w:sz w:val="22"/>
          <w:szCs w:val="22"/>
        </w:rPr>
        <w:t>1</w:t>
      </w:r>
      <w:r w:rsidRPr="268E9F84" w:rsidR="001F504A">
        <w:rPr>
          <w:rFonts w:ascii="Calibri" w:hAnsi="Calibri" w:cs="Calibri"/>
          <w:sz w:val="22"/>
          <w:szCs w:val="22"/>
        </w:rPr>
        <w:t>8</w:t>
      </w:r>
      <w:r w:rsidRPr="268E9F84" w:rsidR="00FA155C">
        <w:rPr>
          <w:rFonts w:ascii="Calibri" w:hAnsi="Calibri" w:cs="Calibri"/>
          <w:sz w:val="22"/>
          <w:szCs w:val="22"/>
        </w:rPr>
        <w:t>. Signatures</w:t>
      </w:r>
    </w:p>
    <w:p w:rsidRPr="0091137A" w:rsidR="00FA155C" w:rsidP="0030643E" w:rsidRDefault="00FA155C" w14:paraId="12EE45D3" w14:textId="08F42F7C" w14:noSpellErr="1">
      <w:pPr>
        <w:spacing w:after="0" w:line="360" w:lineRule="auto"/>
        <w:jc w:val="both"/>
        <w:rPr>
          <w:rFonts w:ascii="Calibri" w:hAnsi="Calibri" w:cs="Calibri"/>
          <w:sz w:val="22"/>
          <w:szCs w:val="22"/>
        </w:rPr>
      </w:pPr>
      <w:r w:rsidRPr="268E9F84" w:rsidR="00FA155C">
        <w:rPr>
          <w:rFonts w:ascii="Calibri" w:hAnsi="Calibri" w:cs="Calibri"/>
          <w:sz w:val="22"/>
          <w:szCs w:val="22"/>
        </w:rPr>
        <w:t>1</w:t>
      </w:r>
      <w:r w:rsidRPr="268E9F84" w:rsidR="001F504A">
        <w:rPr>
          <w:rFonts w:ascii="Calibri" w:hAnsi="Calibri" w:cs="Calibri"/>
          <w:sz w:val="22"/>
          <w:szCs w:val="22"/>
        </w:rPr>
        <w:t>9</w:t>
      </w:r>
      <w:r w:rsidRPr="268E9F84" w:rsidR="00FA155C">
        <w:rPr>
          <w:rFonts w:ascii="Calibri" w:hAnsi="Calibri" w:cs="Calibri"/>
          <w:sz w:val="22"/>
          <w:szCs w:val="22"/>
        </w:rPr>
        <w:t>. Ap</w:t>
      </w:r>
      <w:r w:rsidRPr="268E9F84" w:rsidR="00FA155C">
        <w:rPr>
          <w:rFonts w:ascii="Calibri" w:hAnsi="Calibri" w:cs="Calibri"/>
          <w:sz w:val="22"/>
          <w:szCs w:val="22"/>
        </w:rPr>
        <w:t>pendix</w:t>
      </w:r>
    </w:p>
    <w:p w:rsidRPr="0091137A" w:rsidR="00FA155C" w:rsidP="0030643E" w:rsidRDefault="00FA155C" w14:paraId="62CAB7D0" w14:textId="77777777" w14:noSpellErr="1">
      <w:pPr>
        <w:spacing w:after="0" w:line="360" w:lineRule="auto"/>
        <w:jc w:val="both"/>
        <w:rPr>
          <w:rFonts w:ascii="Calibri" w:hAnsi="Calibri" w:cs="Calibri"/>
          <w:sz w:val="22"/>
          <w:szCs w:val="22"/>
        </w:rPr>
      </w:pPr>
      <w:r w:rsidRPr="0091137A">
        <w:rPr>
          <w:rFonts w:ascii="Calibri" w:hAnsi="Calibri" w:cs="Calibri"/>
          <w:sz w:val="22"/>
          <w:szCs w:val="22"/>
        </w:rPr>
        <w:tab/>
      </w:r>
      <w:r w:rsidRPr="0091137A" w:rsidR="00FA155C">
        <w:rPr>
          <w:rFonts w:ascii="Calibri" w:hAnsi="Calibri" w:cs="Calibri"/>
          <w:sz w:val="22"/>
          <w:szCs w:val="22"/>
        </w:rPr>
        <w:t>A1. Machine Readable</w:t>
      </w:r>
    </w:p>
    <w:p w:rsidRPr="0091137A" w:rsidR="00FA155C" w:rsidP="0030643E" w:rsidRDefault="00FA155C" w14:paraId="0D16F0DD" w14:textId="77777777" w14:noSpellErr="1">
      <w:pPr>
        <w:spacing w:after="0" w:line="360" w:lineRule="auto"/>
        <w:jc w:val="both"/>
        <w:rPr>
          <w:rFonts w:ascii="Calibri" w:hAnsi="Calibri" w:cs="Calibri"/>
          <w:sz w:val="22"/>
          <w:szCs w:val="22"/>
        </w:rPr>
      </w:pP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1. ODRL Rules</w:t>
      </w:r>
    </w:p>
    <w:p w:rsidRPr="0091137A" w:rsidR="00FA155C" w:rsidP="0030643E" w:rsidRDefault="00FA155C" w14:paraId="044DA97B" w14:textId="77777777" w14:noSpellErr="1">
      <w:pPr>
        <w:spacing w:after="0" w:line="360" w:lineRule="auto"/>
        <w:jc w:val="both"/>
        <w:rPr>
          <w:rFonts w:ascii="Calibri" w:hAnsi="Calibri" w:cs="Calibri"/>
          <w:sz w:val="22"/>
          <w:szCs w:val="22"/>
        </w:rPr>
      </w:pP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2. Data Resource Description</w:t>
      </w:r>
    </w:p>
    <w:p w:rsidRPr="0091137A" w:rsidR="00FA155C" w:rsidP="0030643E" w:rsidRDefault="00FA155C" w14:paraId="4FD16D86" w14:textId="77777777" w14:noSpellErr="1">
      <w:pPr>
        <w:spacing w:after="0" w:line="360" w:lineRule="auto"/>
        <w:jc w:val="both"/>
        <w:rPr>
          <w:rFonts w:ascii="Calibri" w:hAnsi="Calibri" w:cs="Calibri"/>
          <w:sz w:val="22"/>
          <w:szCs w:val="22"/>
        </w:rPr>
      </w:pP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3. Data-Processing Workflow (DPW)</w:t>
      </w:r>
    </w:p>
    <w:p w:rsidRPr="0091137A" w:rsidR="00FA155C" w:rsidP="0030643E" w:rsidRDefault="00FA155C" w14:paraId="7FB9AE87" w14:textId="77777777" w14:noSpellErr="1">
      <w:pPr>
        <w:spacing w:after="0" w:line="360" w:lineRule="auto"/>
        <w:jc w:val="both"/>
        <w:rPr>
          <w:rFonts w:ascii="Calibri" w:hAnsi="Calibri" w:cs="Calibri"/>
          <w:sz w:val="22"/>
          <w:szCs w:val="22"/>
        </w:rPr>
      </w:pPr>
      <w:r w:rsidRPr="0091137A">
        <w:rPr>
          <w:rFonts w:ascii="Calibri" w:hAnsi="Calibri" w:cs="Calibri"/>
          <w:sz w:val="22"/>
          <w:szCs w:val="22"/>
        </w:rPr>
        <w:tab/>
      </w:r>
      <w:r w:rsidRPr="0091137A" w:rsidR="00FA155C">
        <w:rPr>
          <w:rFonts w:ascii="Calibri" w:hAnsi="Calibri" w:cs="Calibri"/>
          <w:sz w:val="22"/>
          <w:szCs w:val="22"/>
        </w:rPr>
        <w:t>A2. Communication and Persons in Charge</w:t>
      </w:r>
    </w:p>
    <w:p w:rsidR="00FA155C" w:rsidP="0030643E" w:rsidRDefault="00FA155C" w14:paraId="7D19BF71" w14:textId="77777777" w14:noSpellErr="1">
      <w:pPr>
        <w:spacing w:after="0" w:line="360" w:lineRule="auto"/>
        <w:jc w:val="both"/>
        <w:rPr>
          <w:rFonts w:ascii="Calibri" w:hAnsi="Calibri" w:cs="Calibri"/>
          <w:sz w:val="22"/>
          <w:szCs w:val="22"/>
          <w:highlight w:val="yellow"/>
        </w:rPr>
      </w:pPr>
    </w:p>
    <w:p w:rsidR="0030643E" w:rsidP="0030643E" w:rsidRDefault="0030643E" w14:paraId="29E686D4" w14:textId="77777777" w14:noSpellErr="1">
      <w:pPr>
        <w:spacing w:after="0" w:line="360" w:lineRule="auto"/>
        <w:jc w:val="both"/>
        <w:rPr>
          <w:rFonts w:ascii="Calibri" w:hAnsi="Calibri" w:cs="Calibri"/>
          <w:sz w:val="22"/>
          <w:szCs w:val="22"/>
          <w:highlight w:val="yellow"/>
        </w:rPr>
      </w:pPr>
    </w:p>
    <w:p w:rsidR="0030643E" w:rsidP="0030643E" w:rsidRDefault="0030643E" w14:paraId="654D09B1" w14:textId="77777777" w14:noSpellErr="1">
      <w:pPr>
        <w:spacing w:after="0" w:line="360" w:lineRule="auto"/>
        <w:jc w:val="both"/>
        <w:rPr>
          <w:rFonts w:ascii="Calibri" w:hAnsi="Calibri" w:cs="Calibri"/>
          <w:sz w:val="22"/>
          <w:szCs w:val="22"/>
          <w:highlight w:val="yellow"/>
        </w:rPr>
      </w:pPr>
    </w:p>
    <w:p w:rsidR="3094C39C" w:rsidP="3094C39C" w:rsidRDefault="3094C39C" w14:paraId="7160D4C2" w14:textId="2DA7ABCF" w14:noSpellErr="1">
      <w:pPr>
        <w:spacing w:after="0" w:line="360" w:lineRule="auto"/>
        <w:jc w:val="both"/>
        <w:rPr>
          <w:rFonts w:ascii="Calibri" w:hAnsi="Calibri" w:cs="Calibri"/>
          <w:sz w:val="22"/>
          <w:szCs w:val="22"/>
          <w:highlight w:val="yellow"/>
        </w:rPr>
      </w:pPr>
    </w:p>
    <w:p w:rsidR="0030643E" w:rsidP="0030643E" w:rsidRDefault="0030643E" w14:paraId="7375E894" w14:textId="77777777" w14:noSpellErr="1">
      <w:pPr>
        <w:spacing w:after="0" w:line="360" w:lineRule="auto"/>
        <w:jc w:val="both"/>
        <w:rPr>
          <w:rFonts w:ascii="Calibri" w:hAnsi="Calibri" w:cs="Calibri"/>
          <w:sz w:val="22"/>
          <w:szCs w:val="22"/>
          <w:highlight w:val="yellow"/>
        </w:rPr>
      </w:pPr>
    </w:p>
    <w:p w:rsidRPr="0091137A" w:rsidR="0030643E" w:rsidP="0030643E" w:rsidRDefault="0030643E" w14:paraId="7503E9F9" w14:textId="77777777" w14:noSpellErr="1">
      <w:pPr>
        <w:spacing w:after="0" w:line="360" w:lineRule="auto"/>
        <w:jc w:val="both"/>
        <w:rPr>
          <w:rFonts w:ascii="Calibri" w:hAnsi="Calibri" w:cs="Calibri"/>
          <w:sz w:val="22"/>
          <w:szCs w:val="22"/>
          <w:highlight w:val="yellow"/>
        </w:rPr>
      </w:pPr>
    </w:p>
    <w:p w:rsidRPr="0091137A" w:rsidR="001A581A" w:rsidP="0030643E" w:rsidRDefault="001A581A" w14:paraId="794ED16F" w14:textId="52B8075B" w14:noSpellErr="1">
      <w:pPr>
        <w:spacing w:after="0" w:line="360" w:lineRule="auto"/>
        <w:jc w:val="both"/>
        <w:rPr>
          <w:rFonts w:ascii="Calibri" w:hAnsi="Calibri" w:cs="Calibri"/>
          <w:b w:val="1"/>
          <w:bCs w:val="1"/>
          <w:sz w:val="22"/>
          <w:szCs w:val="22"/>
        </w:rPr>
      </w:pPr>
      <w:r w:rsidRPr="268E9F84" w:rsidR="001A581A">
        <w:rPr>
          <w:rFonts w:ascii="Calibri" w:hAnsi="Calibri" w:cs="Calibri"/>
          <w:b w:val="1"/>
          <w:bCs w:val="1"/>
          <w:sz w:val="22"/>
          <w:szCs w:val="22"/>
        </w:rPr>
        <w:t>PREAMBLE</w:t>
      </w:r>
      <w:r w:rsidRPr="268E9F84" w:rsidR="00324387">
        <w:rPr>
          <w:rFonts w:ascii="Calibri" w:hAnsi="Calibri" w:cs="Calibri"/>
          <w:b w:val="1"/>
          <w:bCs w:val="1"/>
          <w:sz w:val="22"/>
          <w:szCs w:val="22"/>
        </w:rPr>
        <w:t>.</w:t>
      </w:r>
    </w:p>
    <w:p w:rsidRPr="0091137A" w:rsidR="00FA155C" w:rsidP="0030643E" w:rsidRDefault="00FA155C" w14:paraId="21A7A500" w14:textId="6B909DA9">
      <w:pPr>
        <w:spacing w:after="0" w:line="360" w:lineRule="auto"/>
        <w:jc w:val="both"/>
        <w:rPr>
          <w:rFonts w:ascii="Calibri" w:hAnsi="Calibri" w:cs="Calibri"/>
          <w:sz w:val="22"/>
          <w:szCs w:val="22"/>
        </w:rPr>
      </w:pPr>
      <w:r w:rsidRPr="268E9F84" w:rsidR="00FA155C">
        <w:rPr>
          <w:rFonts w:ascii="Calibri" w:hAnsi="Calibri" w:cs="Calibri"/>
          <w:sz w:val="22"/>
          <w:szCs w:val="22"/>
        </w:rPr>
        <w:t xml:space="preserve">This Data Sharing Agreement is made and entered into </w:t>
      </w:r>
      <w:r w:rsidRPr="268E9F84" w:rsidR="00FA155C">
        <w:rPr>
          <w:rFonts w:ascii="Calibri" w:hAnsi="Calibri" w:cs="Calibri"/>
          <w:sz w:val="22"/>
          <w:szCs w:val="22"/>
        </w:rPr>
        <w:t xml:space="preserve">on </w:t>
      </w:r>
      <w:r w:rsidRPr="268E9F84" w:rsidR="488562D2">
        <w:rPr>
          <w:rFonts w:ascii="Calibri" w:hAnsi="Calibri" w:cs="Calibri"/>
          <w:sz w:val="22"/>
          <w:szCs w:val="22"/>
          <w:highlight w:val="yellow"/>
        </w:rPr>
        <w:t>[DATE]</w:t>
      </w:r>
      <w:r w:rsidRPr="268E9F84" w:rsidR="00FA155C">
        <w:rPr>
          <w:rFonts w:ascii="Calibri" w:hAnsi="Calibri" w:cs="Calibri"/>
          <w:sz w:val="22"/>
          <w:szCs w:val="22"/>
        </w:rPr>
        <w:t>, by an</w:t>
      </w:r>
      <w:r w:rsidRPr="268E9F84" w:rsidR="00FA155C">
        <w:rPr>
          <w:rFonts w:ascii="Calibri" w:hAnsi="Calibri" w:cs="Calibri"/>
          <w:sz w:val="22"/>
          <w:szCs w:val="22"/>
        </w:rPr>
        <w:t>d between the following contracting parties, namely:</w:t>
      </w:r>
    </w:p>
    <w:p w:rsidRPr="0091137A" w:rsidR="00FA155C" w:rsidP="268E9F84" w:rsidRDefault="00FA155C" w14:paraId="2290D683" w14:textId="20197371">
      <w:pPr>
        <w:pStyle w:val="Normal"/>
        <w:spacing w:after="0" w:line="360" w:lineRule="auto"/>
        <w:jc w:val="both"/>
        <w:rPr>
          <w:rFonts w:ascii="Calibri" w:hAnsi="Calibri" w:cs="Calibri"/>
          <w:sz w:val="22"/>
          <w:szCs w:val="22"/>
        </w:rPr>
      </w:pPr>
      <w:r w:rsidRPr="268E9F84" w:rsidR="00FA155C">
        <w:rPr>
          <w:rFonts w:ascii="Calibri" w:hAnsi="Calibri" w:cs="Calibri"/>
          <w:b w:val="1"/>
          <w:bCs w:val="1"/>
          <w:sz w:val="22"/>
          <w:szCs w:val="22"/>
        </w:rPr>
        <w:t>(a)</w:t>
      </w:r>
      <w:r w:rsidRPr="268E9F84" w:rsidR="00FA155C">
        <w:rPr>
          <w:rFonts w:ascii="Calibri" w:hAnsi="Calibri" w:cs="Calibri"/>
          <w:sz w:val="22"/>
          <w:szCs w:val="22"/>
        </w:rPr>
        <w:t xml:space="preserve"> the </w:t>
      </w:r>
      <w:commentRangeStart w:id="0"/>
      <w:r w:rsidRPr="268E9F84" w:rsidR="00FA155C">
        <w:rPr>
          <w:rFonts w:ascii="Calibri" w:hAnsi="Calibri" w:cs="Calibri"/>
          <w:sz w:val="22"/>
          <w:szCs w:val="22"/>
        </w:rPr>
        <w:t xml:space="preserve">company/organisation </w:t>
      </w:r>
      <w:commentRangeEnd w:id="0"/>
      <w:r>
        <w:rPr>
          <w:rStyle w:val="CommentReference"/>
        </w:rPr>
        <w:commentReference w:id="0"/>
      </w:r>
      <w:r w:rsidRPr="268E9F84" w:rsidR="00FA155C">
        <w:rPr>
          <w:rFonts w:ascii="Calibri" w:hAnsi="Calibri" w:cs="Calibri"/>
          <w:sz w:val="22"/>
          <w:szCs w:val="22"/>
        </w:rPr>
        <w:t xml:space="preserve">with the name “Provider Ltd” and the distinctive title “PROVIDER”, incorporated in England and Wales, and having its registered address at 1 Provider Way, London, UK, with VAT No. GB123456789, as legally represented at the time of signing of this Agreement by the </w:t>
      </w:r>
      <w:commentRangeStart w:id="1"/>
      <w:r w:rsidRPr="268E9F84" w:rsidR="528A04ED">
        <w:rPr>
          <w:rFonts w:ascii="Calibri" w:hAnsi="Calibri" w:cs="Calibri"/>
          <w:sz w:val="22"/>
          <w:szCs w:val="22"/>
        </w:rPr>
        <w:t xml:space="preserve"> </w:t>
      </w:r>
      <w:r w:rsidRPr="268E9F84" w:rsidR="528A04ED">
        <w:rPr>
          <w:rFonts w:ascii="Calibri" w:hAnsi="Calibri" w:cs="Calibri"/>
          <w:sz w:val="22"/>
          <w:szCs w:val="22"/>
        </w:rPr>
        <w:t>CEO</w:t>
      </w:r>
      <w:r w:rsidRPr="268E9F84" w:rsidR="528A04ED">
        <w:rPr>
          <w:rFonts w:ascii="Calibri" w:hAnsi="Calibri" w:cs="Calibri"/>
          <w:sz w:val="22"/>
          <w:szCs w:val="22"/>
        </w:rPr>
        <w:t>, J</w:t>
      </w:r>
      <w:r w:rsidRPr="268E9F84" w:rsidR="00FA155C">
        <w:rPr>
          <w:rFonts w:ascii="Calibri" w:hAnsi="Calibri" w:cs="Calibri"/>
          <w:sz w:val="22"/>
          <w:szCs w:val="22"/>
        </w:rPr>
        <w:t xml:space="preserve">ane Doe, </w:t>
      </w:r>
      <w:commentRangeEnd w:id="1"/>
      <w:r>
        <w:rPr>
          <w:rStyle w:val="CommentReference"/>
        </w:rPr>
        <w:commentReference w:id="1"/>
      </w:r>
      <w:r w:rsidRPr="268E9F84" w:rsidR="00FA155C">
        <w:rPr>
          <w:rFonts w:ascii="Calibri" w:hAnsi="Calibri" w:cs="Calibri"/>
          <w:sz w:val="22"/>
          <w:szCs w:val="22"/>
        </w:rPr>
        <w:t>hereinafter referred to, for the sake of brevity, as “</w:t>
      </w:r>
      <w:r w:rsidRPr="268E9F84" w:rsidR="00FA155C">
        <w:rPr>
          <w:rFonts w:ascii="Calibri" w:hAnsi="Calibri" w:cs="Calibri"/>
          <w:b w:val="1"/>
          <w:bCs w:val="1"/>
          <w:sz w:val="22"/>
          <w:szCs w:val="22"/>
        </w:rPr>
        <w:t>Data Provider</w:t>
      </w:r>
      <w:r w:rsidRPr="268E9F84" w:rsidR="00FA155C">
        <w:rPr>
          <w:rFonts w:ascii="Calibri" w:hAnsi="Calibri" w:cs="Calibri"/>
          <w:sz w:val="22"/>
          <w:szCs w:val="22"/>
        </w:rPr>
        <w:t>” or “</w:t>
      </w:r>
      <w:r w:rsidRPr="268E9F84" w:rsidR="00FA155C">
        <w:rPr>
          <w:rFonts w:ascii="Calibri" w:hAnsi="Calibri" w:cs="Calibri"/>
          <w:b w:val="1"/>
          <w:bCs w:val="1"/>
          <w:sz w:val="22"/>
          <w:szCs w:val="22"/>
        </w:rPr>
        <w:t>Party A</w:t>
      </w:r>
      <w:r w:rsidRPr="268E9F84" w:rsidR="00FA155C">
        <w:rPr>
          <w:rFonts w:ascii="Calibri" w:hAnsi="Calibri" w:cs="Calibri"/>
          <w:sz w:val="22"/>
          <w:szCs w:val="22"/>
        </w:rPr>
        <w:t>”; and</w:t>
      </w:r>
    </w:p>
    <w:p w:rsidRPr="0091137A" w:rsidR="00FA155C" w:rsidP="268E9F84" w:rsidRDefault="00FA155C" w14:paraId="298235C2" w14:textId="0BE234CE">
      <w:pPr>
        <w:pStyle w:val="Normal"/>
        <w:spacing w:after="0" w:line="360" w:lineRule="auto"/>
        <w:jc w:val="both"/>
        <w:rPr>
          <w:rFonts w:ascii="Calibri" w:hAnsi="Calibri" w:cs="Calibri"/>
          <w:sz w:val="22"/>
          <w:szCs w:val="22"/>
        </w:rPr>
      </w:pPr>
      <w:r w:rsidRPr="268E9F84" w:rsidR="00FA155C">
        <w:rPr>
          <w:rFonts w:ascii="Calibri" w:hAnsi="Calibri" w:cs="Calibri"/>
          <w:b w:val="1"/>
          <w:bCs w:val="1"/>
          <w:sz w:val="22"/>
          <w:szCs w:val="22"/>
        </w:rPr>
        <w:t>(b)</w:t>
      </w:r>
      <w:r w:rsidRPr="268E9F84" w:rsidR="00FA155C">
        <w:rPr>
          <w:rFonts w:ascii="Calibri" w:hAnsi="Calibri" w:cs="Calibri"/>
          <w:sz w:val="22"/>
          <w:szCs w:val="22"/>
        </w:rPr>
        <w:t xml:space="preserve"> the </w:t>
      </w:r>
      <w:commentRangeStart w:id="2"/>
      <w:r w:rsidRPr="268E9F84" w:rsidR="00FA155C">
        <w:rPr>
          <w:rFonts w:ascii="Calibri" w:hAnsi="Calibri" w:cs="Calibri"/>
          <w:sz w:val="22"/>
          <w:szCs w:val="22"/>
        </w:rPr>
        <w:t>company/organisation</w:t>
      </w:r>
      <w:commentRangeEnd w:id="2"/>
      <w:r>
        <w:rPr>
          <w:rStyle w:val="CommentReference"/>
        </w:rPr>
        <w:commentReference w:id="2"/>
      </w:r>
      <w:r w:rsidRPr="268E9F84" w:rsidR="00FA155C">
        <w:rPr>
          <w:rFonts w:ascii="Calibri" w:hAnsi="Calibri" w:cs="Calibri"/>
          <w:sz w:val="22"/>
          <w:szCs w:val="22"/>
        </w:rPr>
        <w:t xml:space="preserve"> with the name “Consumer GmbH” and the distinctive title “CONSUMER”, incorporated in Germany, and having its registered address at 2 </w:t>
      </w:r>
      <w:r w:rsidRPr="268E9F84" w:rsidR="00FA155C">
        <w:rPr>
          <w:rFonts w:ascii="Calibri" w:hAnsi="Calibri" w:cs="Calibri"/>
          <w:sz w:val="22"/>
          <w:szCs w:val="22"/>
        </w:rPr>
        <w:t>Verbraucherplatz</w:t>
      </w:r>
      <w:r w:rsidRPr="268E9F84" w:rsidR="00FA155C">
        <w:rPr>
          <w:rFonts w:ascii="Calibri" w:hAnsi="Calibri" w:cs="Calibri"/>
          <w:sz w:val="22"/>
          <w:szCs w:val="22"/>
        </w:rPr>
        <w:t xml:space="preserve">, Berlin, DE, with VAT No. DE999999999, as legally represented at the time of signing of this Agreement by the </w:t>
      </w:r>
      <w:commentRangeStart w:id="1825046389"/>
      <w:r w:rsidRPr="268E9F84" w:rsidR="6FC58037">
        <w:rPr>
          <w:rFonts w:ascii="Calibri" w:hAnsi="Calibri" w:cs="Calibri"/>
          <w:sz w:val="22"/>
          <w:szCs w:val="22"/>
        </w:rPr>
        <w:t>Managing Director,</w:t>
      </w:r>
      <w:commentRangeEnd w:id="1825046389"/>
      <w:r>
        <w:rPr>
          <w:rStyle w:val="CommentReference"/>
        </w:rPr>
        <w:commentReference w:id="1825046389"/>
      </w:r>
      <w:r w:rsidRPr="268E9F84" w:rsidR="6FC58037">
        <w:rPr>
          <w:rFonts w:ascii="Calibri" w:hAnsi="Calibri" w:cs="Calibri"/>
          <w:sz w:val="22"/>
          <w:szCs w:val="22"/>
        </w:rPr>
        <w:t xml:space="preserve"> </w:t>
      </w:r>
      <w:commentRangeStart w:id="3"/>
      <w:r w:rsidRPr="268E9F84" w:rsidR="00FA155C">
        <w:rPr>
          <w:rFonts w:ascii="Calibri" w:hAnsi="Calibri" w:cs="Calibri"/>
          <w:sz w:val="22"/>
          <w:szCs w:val="22"/>
        </w:rPr>
        <w:t xml:space="preserve">Max </w:t>
      </w:r>
      <w:r w:rsidRPr="268E9F84" w:rsidR="00FA155C">
        <w:rPr>
          <w:rFonts w:ascii="Calibri" w:hAnsi="Calibri" w:cs="Calibri"/>
          <w:sz w:val="22"/>
          <w:szCs w:val="22"/>
        </w:rPr>
        <w:t>Mustermann</w:t>
      </w:r>
      <w:r w:rsidRPr="268E9F84" w:rsidR="00FA155C">
        <w:rPr>
          <w:rFonts w:ascii="Calibri" w:hAnsi="Calibri" w:cs="Calibri"/>
          <w:sz w:val="22"/>
          <w:szCs w:val="22"/>
        </w:rPr>
        <w:t>,</w:t>
      </w:r>
      <w:commentRangeEnd w:id="3"/>
      <w:r>
        <w:rPr>
          <w:rStyle w:val="CommentReference"/>
        </w:rPr>
        <w:commentReference w:id="3"/>
      </w:r>
      <w:r w:rsidRPr="268E9F84" w:rsidR="00FA155C">
        <w:rPr>
          <w:rFonts w:ascii="Calibri" w:hAnsi="Calibri" w:cs="Calibri"/>
          <w:sz w:val="22"/>
          <w:szCs w:val="22"/>
        </w:rPr>
        <w:t xml:space="preserve"> hereinafter referred to, for the sake of brevity, as “</w:t>
      </w:r>
      <w:r w:rsidRPr="268E9F84" w:rsidR="00FA155C">
        <w:rPr>
          <w:rFonts w:ascii="Calibri" w:hAnsi="Calibri" w:cs="Calibri"/>
          <w:b w:val="1"/>
          <w:bCs w:val="1"/>
          <w:sz w:val="22"/>
          <w:szCs w:val="22"/>
        </w:rPr>
        <w:t>Data Consumer</w:t>
      </w:r>
      <w:r w:rsidRPr="268E9F84" w:rsidR="00FA155C">
        <w:rPr>
          <w:rFonts w:ascii="Calibri" w:hAnsi="Calibri" w:cs="Calibri"/>
          <w:sz w:val="22"/>
          <w:szCs w:val="22"/>
        </w:rPr>
        <w:t xml:space="preserve">” </w:t>
      </w:r>
      <w:r w:rsidRPr="268E9F84" w:rsidR="001A581A">
        <w:rPr>
          <w:rFonts w:ascii="Calibri" w:hAnsi="Calibri" w:cs="Calibri"/>
          <w:sz w:val="22"/>
          <w:szCs w:val="22"/>
        </w:rPr>
        <w:t>or</w:t>
      </w:r>
      <w:r w:rsidRPr="268E9F84" w:rsidR="00FA155C">
        <w:rPr>
          <w:rFonts w:ascii="Calibri" w:hAnsi="Calibri" w:cs="Calibri"/>
          <w:sz w:val="22"/>
          <w:szCs w:val="22"/>
        </w:rPr>
        <w:t xml:space="preserve"> “</w:t>
      </w:r>
      <w:r w:rsidRPr="268E9F84" w:rsidR="00FA155C">
        <w:rPr>
          <w:rFonts w:ascii="Calibri" w:hAnsi="Calibri" w:cs="Calibri"/>
          <w:b w:val="1"/>
          <w:bCs w:val="1"/>
          <w:sz w:val="22"/>
          <w:szCs w:val="22"/>
        </w:rPr>
        <w:t>Party B</w:t>
      </w:r>
      <w:r w:rsidRPr="268E9F84" w:rsidR="00FA155C">
        <w:rPr>
          <w:rFonts w:ascii="Calibri" w:hAnsi="Calibri" w:cs="Calibri"/>
          <w:sz w:val="22"/>
          <w:szCs w:val="22"/>
        </w:rPr>
        <w:t>”,</w:t>
      </w:r>
    </w:p>
    <w:p w:rsidRPr="0091137A" w:rsidR="00FA155C" w:rsidP="0030643E" w:rsidRDefault="00FA155C" w14:paraId="75119598" w14:textId="038308CC" w14:noSpellErr="1">
      <w:pPr>
        <w:spacing w:after="0" w:line="360" w:lineRule="auto"/>
        <w:jc w:val="both"/>
        <w:rPr>
          <w:rFonts w:ascii="Calibri" w:hAnsi="Calibri" w:cs="Calibri"/>
          <w:sz w:val="22"/>
          <w:szCs w:val="22"/>
        </w:rPr>
      </w:pPr>
      <w:r w:rsidRPr="268E9F84" w:rsidR="00FA155C">
        <w:rPr>
          <w:rFonts w:ascii="Calibri" w:hAnsi="Calibri" w:cs="Calibri"/>
          <w:sz w:val="22"/>
          <w:szCs w:val="22"/>
        </w:rPr>
        <w:t>each hereinafter referred to as the “</w:t>
      </w:r>
      <w:r w:rsidRPr="268E9F84" w:rsidR="00FA155C">
        <w:rPr>
          <w:rFonts w:ascii="Calibri" w:hAnsi="Calibri" w:cs="Calibri"/>
          <w:b w:val="1"/>
          <w:bCs w:val="1"/>
          <w:sz w:val="22"/>
          <w:szCs w:val="22"/>
        </w:rPr>
        <w:t>Party</w:t>
      </w:r>
      <w:r w:rsidRPr="268E9F84" w:rsidR="00FA155C">
        <w:rPr>
          <w:rFonts w:ascii="Calibri" w:hAnsi="Calibri" w:cs="Calibri"/>
          <w:sz w:val="22"/>
          <w:szCs w:val="22"/>
        </w:rPr>
        <w:t xml:space="preserve">” and jointly </w:t>
      </w:r>
      <w:r w:rsidRPr="268E9F84" w:rsidR="00FA155C">
        <w:rPr>
          <w:rFonts w:ascii="Calibri" w:hAnsi="Calibri" w:cs="Calibri"/>
          <w:sz w:val="22"/>
          <w:szCs w:val="22"/>
        </w:rPr>
        <w:t>both of the above</w:t>
      </w:r>
      <w:r w:rsidRPr="268E9F84" w:rsidR="00FA155C">
        <w:rPr>
          <w:rFonts w:ascii="Calibri" w:hAnsi="Calibri" w:cs="Calibri"/>
          <w:sz w:val="22"/>
          <w:szCs w:val="22"/>
        </w:rPr>
        <w:t xml:space="preserve"> the “</w:t>
      </w:r>
      <w:r w:rsidRPr="268E9F84" w:rsidR="00FA155C">
        <w:rPr>
          <w:rFonts w:ascii="Calibri" w:hAnsi="Calibri" w:cs="Calibri"/>
          <w:b w:val="1"/>
          <w:bCs w:val="1"/>
          <w:sz w:val="22"/>
          <w:szCs w:val="22"/>
        </w:rPr>
        <w:t>Parties</w:t>
      </w:r>
      <w:r w:rsidRPr="268E9F84" w:rsidR="00FA155C">
        <w:rPr>
          <w:rFonts w:ascii="Calibri" w:hAnsi="Calibri" w:cs="Calibri"/>
          <w:sz w:val="22"/>
          <w:szCs w:val="22"/>
        </w:rPr>
        <w:t>”,</w:t>
      </w:r>
      <w:r w:rsidRPr="268E9F84" w:rsidR="00FA155C">
        <w:rPr>
          <w:rFonts w:ascii="Calibri" w:hAnsi="Calibri" w:cs="Calibri"/>
          <w:sz w:val="22"/>
          <w:szCs w:val="22"/>
        </w:rPr>
        <w:t xml:space="preserve"> the following have been agreed and mutually accepted:</w:t>
      </w:r>
    </w:p>
    <w:p w:rsidRPr="0091137A" w:rsidR="00FA155C" w:rsidP="0030643E" w:rsidRDefault="00FA155C" w14:paraId="58B7516C" w14:textId="77777777" w14:noSpellErr="1">
      <w:pPr>
        <w:spacing w:after="0" w:line="360" w:lineRule="auto"/>
        <w:jc w:val="both"/>
        <w:rPr>
          <w:rFonts w:ascii="Calibri" w:hAnsi="Calibri" w:cs="Calibri"/>
          <w:sz w:val="22"/>
          <w:szCs w:val="22"/>
          <w:highlight w:val="yellow"/>
        </w:rPr>
      </w:pPr>
    </w:p>
    <w:p w:rsidRPr="0091137A" w:rsidR="00FA155C" w:rsidP="0030643E" w:rsidRDefault="00FA155C" w14:paraId="0BBB91BA" w14:textId="4B05F6AC"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 xml:space="preserve">1. </w:t>
      </w:r>
      <w:r w:rsidRPr="268E9F84" w:rsidR="00D16CF6">
        <w:rPr>
          <w:rFonts w:ascii="Calibri" w:hAnsi="Calibri" w:cs="Calibri"/>
          <w:b w:val="1"/>
          <w:bCs w:val="1"/>
          <w:sz w:val="22"/>
          <w:szCs w:val="22"/>
        </w:rPr>
        <w:t>SCOPE OF APPLICATION.</w:t>
      </w:r>
    </w:p>
    <w:p w:rsidRPr="0091137A" w:rsidR="0002265F" w:rsidP="268E9F84" w:rsidRDefault="00C978CC" w14:paraId="21B862E7" w14:textId="3749EBD7" w14:noSpellErr="1">
      <w:pPr>
        <w:spacing w:after="0" w:line="360" w:lineRule="auto"/>
        <w:jc w:val="both"/>
        <w:rPr>
          <w:rFonts w:ascii="Calibri" w:hAnsi="Calibri" w:cs="Calibri"/>
          <w:sz w:val="22"/>
          <w:szCs w:val="22"/>
          <w:highlight w:val="yellow"/>
        </w:rPr>
      </w:pPr>
      <w:r w:rsidRPr="268E9F84" w:rsidR="00C978CC">
        <w:rPr>
          <w:rFonts w:ascii="Calibri" w:hAnsi="Calibri" w:cs="Calibri"/>
          <w:b w:val="1"/>
          <w:bCs w:val="1"/>
          <w:sz w:val="22"/>
          <w:szCs w:val="22"/>
        </w:rPr>
        <w:t xml:space="preserve">1.1. </w:t>
      </w:r>
      <w:r w:rsidRPr="268E9F84" w:rsidR="0002265F">
        <w:rPr>
          <w:rFonts w:ascii="Calibri" w:hAnsi="Calibri" w:cs="Calibri"/>
          <w:sz w:val="22"/>
          <w:szCs w:val="22"/>
        </w:rPr>
        <w:t>The Parties have entered into this Data Sharing Agreement to provide for the sharing of Data for the Permitted Purpose(s) (as defi</w:t>
      </w:r>
      <w:r w:rsidRPr="268E9F84" w:rsidR="0002265F">
        <w:rPr>
          <w:rFonts w:ascii="Calibri" w:hAnsi="Calibri" w:cs="Calibri"/>
          <w:sz w:val="22"/>
          <w:szCs w:val="22"/>
        </w:rPr>
        <w:t xml:space="preserve">ned below) and to ensure that there are </w:t>
      </w:r>
      <w:r w:rsidRPr="268E9F84" w:rsidR="0002265F">
        <w:rPr>
          <w:rFonts w:ascii="Calibri" w:hAnsi="Calibri" w:cs="Calibri"/>
          <w:sz w:val="22"/>
          <w:szCs w:val="22"/>
        </w:rPr>
        <w:t>appropriate provisions</w:t>
      </w:r>
      <w:r w:rsidRPr="268E9F84" w:rsidR="0002265F">
        <w:rPr>
          <w:rFonts w:ascii="Calibri" w:hAnsi="Calibri" w:cs="Calibri"/>
          <w:sz w:val="22"/>
          <w:szCs w:val="22"/>
        </w:rPr>
        <w:t xml:space="preserve"> and arrangements in place to properly safeguard the information shared between the Parties. </w:t>
      </w:r>
      <w:r w:rsidRPr="268E9F84" w:rsidR="0002265F">
        <w:rPr>
          <w:rFonts w:ascii="Calibri" w:hAnsi="Calibri" w:cs="Calibri"/>
          <w:sz w:val="22"/>
          <w:szCs w:val="22"/>
        </w:rPr>
        <w:t>This Agreement and its Appendices (hereinafter the “Agreement”) set out the obligations of the Parties in relation to the sharing of data, including the obligations of the Parties’ employees or any sub-processors of data.</w:t>
      </w:r>
    </w:p>
    <w:p w:rsidRPr="0091137A" w:rsidR="0002265F" w:rsidP="268E9F84" w:rsidRDefault="0002265F" w14:paraId="2141B926" w14:textId="33084A9F" w14:noSpellErr="1">
      <w:pPr>
        <w:spacing w:after="0" w:line="360" w:lineRule="auto"/>
        <w:jc w:val="both"/>
        <w:rPr>
          <w:rStyle w:val="normaltextrun"/>
          <w:rFonts w:ascii="Calibri" w:hAnsi="Calibri" w:cs="Calibri"/>
          <w:strike w:val="1"/>
          <w:color w:val="000000"/>
          <w:sz w:val="22"/>
          <w:szCs w:val="22"/>
          <w:shd w:val="clear" w:color="auto" w:fill="FFFFFF"/>
        </w:rPr>
      </w:pPr>
      <w:r w:rsidRPr="268E9F84" w:rsidR="0002265F">
        <w:rPr>
          <w:rStyle w:val="normaltextrun"/>
          <w:rFonts w:ascii="Calibri" w:hAnsi="Calibri" w:cs="Calibri"/>
          <w:b w:val="1"/>
          <w:bCs w:val="1"/>
          <w:strike w:val="1"/>
          <w:color w:val="000000"/>
          <w:sz w:val="22"/>
          <w:szCs w:val="22"/>
          <w:shd w:val="clear" w:color="auto" w:fill="FFFFFF"/>
        </w:rPr>
        <w:t>1.2.</w:t>
      </w:r>
      <w:r w:rsidRPr="268E9F84" w:rsidR="0002265F">
        <w:rPr>
          <w:rStyle w:val="normaltextrun"/>
          <w:rFonts w:ascii="Calibri" w:hAnsi="Calibri" w:cs="Calibri"/>
          <w:strike w:val="1"/>
          <w:color w:val="000000"/>
          <w:sz w:val="22"/>
          <w:szCs w:val="22"/>
          <w:shd w:val="clear" w:color="auto" w:fill="FFFFFF"/>
        </w:rPr>
        <w:t xml:space="preserve"> The Parties </w:t>
      </w:r>
      <w:r w:rsidRPr="268E9F84" w:rsidR="0002265F">
        <w:rPr>
          <w:rStyle w:val="normaltextrun"/>
          <w:rFonts w:ascii="Calibri" w:hAnsi="Calibri" w:cs="Calibri"/>
          <w:strike w:val="1"/>
          <w:color w:val="000000"/>
          <w:sz w:val="22"/>
          <w:szCs w:val="22"/>
          <w:shd w:val="clear" w:color="auto" w:fill="FFFFFF"/>
        </w:rPr>
        <w:t xml:space="preserve">seek</w:t>
      </w:r>
      <w:r w:rsidRPr="268E9F84" w:rsidR="0002265F">
        <w:rPr>
          <w:rStyle w:val="normaltextrun"/>
          <w:rFonts w:ascii="Calibri" w:hAnsi="Calibri" w:cs="Calibri"/>
          <w:strike w:val="1"/>
          <w:color w:val="000000"/>
          <w:sz w:val="22"/>
          <w:szCs w:val="22"/>
          <w:shd w:val="clear" w:color="auto" w:fill="FFFFFF"/>
        </w:rPr>
        <w:t xml:space="preserve"> to implement a data sharing agreement that </w:t>
      </w:r>
      <w:r w:rsidRPr="268E9F84" w:rsidR="0002265F">
        <w:rPr>
          <w:rStyle w:val="normaltextrun"/>
          <w:rFonts w:ascii="Calibri" w:hAnsi="Calibri" w:cs="Calibri"/>
          <w:strike w:val="1"/>
          <w:color w:val="000000"/>
          <w:sz w:val="22"/>
          <w:szCs w:val="22"/>
          <w:shd w:val="clear" w:color="auto" w:fill="FFFFFF"/>
        </w:rPr>
        <w:t xml:space="preserve">complies with</w:t>
      </w:r>
      <w:r w:rsidRPr="268E9F84" w:rsidR="0002265F">
        <w:rPr>
          <w:rStyle w:val="normaltextrun"/>
          <w:rFonts w:ascii="Calibri" w:hAnsi="Calibri" w:cs="Calibri"/>
          <w:strike w:val="1"/>
          <w:color w:val="000000"/>
          <w:sz w:val="22"/>
          <w:szCs w:val="22"/>
          <w:shd w:val="clear" w:color="auto" w:fill="FFFFFF"/>
        </w:rPr>
        <w:t xml:space="preserve"> the requirements of the current data protection legal framework (e.g. the GDPR). Therefore, this Agreement shall also apply to any processing of personal data carried out </w:t>
      </w:r>
      <w:r w:rsidRPr="268E9F84" w:rsidR="0002265F">
        <w:rPr>
          <w:rStyle w:val="normaltextrun"/>
          <w:rFonts w:ascii="Calibri" w:hAnsi="Calibri" w:cs="Calibri"/>
          <w:strike w:val="1"/>
          <w:color w:val="000000"/>
          <w:sz w:val="22"/>
          <w:szCs w:val="22"/>
          <w:shd w:val="clear" w:color="auto" w:fill="FFFFFF"/>
        </w:rPr>
        <w:t xml:space="preserve">pursuant to</w:t>
      </w:r>
      <w:r w:rsidRPr="268E9F84" w:rsidR="0002265F">
        <w:rPr>
          <w:rStyle w:val="normaltextrun"/>
          <w:rFonts w:ascii="Calibri" w:hAnsi="Calibri" w:cs="Calibri"/>
          <w:strike w:val="1"/>
          <w:color w:val="000000"/>
          <w:sz w:val="22"/>
          <w:szCs w:val="22"/>
          <w:shd w:val="clear" w:color="auto" w:fill="FFFFFF"/>
        </w:rPr>
        <w:t xml:space="preserve"> the </w:t>
      </w:r>
      <w:r w:rsidRPr="268E9F84" w:rsidR="0002265F">
        <w:rPr>
          <w:rStyle w:val="normaltextrun"/>
          <w:rFonts w:ascii="Calibri" w:hAnsi="Calibri" w:cs="Calibri"/>
          <w:strike w:val="1"/>
          <w:color w:val="000000"/>
          <w:sz w:val="22"/>
          <w:szCs w:val="22"/>
        </w:rPr>
        <w:t>current data protection legislation</w:t>
      </w:r>
      <w:r w:rsidRPr="268E9F84" w:rsidR="0002265F">
        <w:rPr>
          <w:rStyle w:val="normaltextrun"/>
          <w:rFonts w:ascii="Calibri" w:hAnsi="Calibri" w:cs="Calibri"/>
          <w:strike w:val="1"/>
          <w:color w:val="000000"/>
          <w:sz w:val="22"/>
          <w:szCs w:val="22"/>
          <w:shd w:val="clear" w:color="auto" w:fill="FFFFFF"/>
        </w:rPr>
        <w:t xml:space="preserve">, </w:t>
      </w:r>
      <w:r w:rsidRPr="268E9F84" w:rsidR="0002265F">
        <w:rPr>
          <w:rStyle w:val="normaltextrun"/>
          <w:rFonts w:ascii="Calibri" w:hAnsi="Calibri" w:cs="Calibri"/>
          <w:strike w:val="1"/>
          <w:color w:val="000000"/>
          <w:sz w:val="22"/>
          <w:szCs w:val="22"/>
          <w:shd w:val="clear" w:color="auto" w:fill="FFFFFF"/>
        </w:rPr>
        <w:t>on the basis of</w:t>
      </w:r>
      <w:r w:rsidRPr="268E9F84" w:rsidR="0002265F">
        <w:rPr>
          <w:rStyle w:val="normaltextrun"/>
          <w:rFonts w:ascii="Calibri" w:hAnsi="Calibri" w:cs="Calibri"/>
          <w:strike w:val="1"/>
          <w:color w:val="000000"/>
          <w:sz w:val="22"/>
          <w:szCs w:val="22"/>
          <w:shd w:val="clear" w:color="auto" w:fill="FFFFFF"/>
        </w:rPr>
        <w:t xml:space="preserve"> the c</w:t>
      </w:r>
      <w:r w:rsidRPr="268E9F84" w:rsidR="0002265F">
        <w:rPr>
          <w:rStyle w:val="normaltextrun"/>
          <w:rFonts w:ascii="Calibri" w:hAnsi="Calibri" w:cs="Calibri"/>
          <w:strike w:val="1"/>
          <w:color w:val="000000"/>
          <w:sz w:val="22"/>
          <w:szCs w:val="22"/>
          <w:shd w:val="clear" w:color="auto" w:fill="FFFFFF"/>
        </w:rPr>
        <w:t xml:space="preserve">ontractual relationship between the Parties.</w:t>
      </w:r>
    </w:p>
    <w:p w:rsidRPr="0091137A" w:rsidR="0002265F" w:rsidP="268E9F84" w:rsidRDefault="0002265F" w14:paraId="637A2012" w14:textId="008DC156">
      <w:pPr>
        <w:pStyle w:val="Normal"/>
        <w:spacing w:after="0" w:line="360" w:lineRule="auto"/>
        <w:jc w:val="both"/>
        <w:rPr>
          <w:rStyle w:val="normaltextrun"/>
          <w:rFonts w:ascii="Calibri" w:hAnsi="Calibri" w:cs="Calibri"/>
          <w:sz w:val="22"/>
          <w:szCs w:val="22"/>
          <w:highlight w:val="yellow"/>
          <w:shd w:val="clear" w:color="auto" w:fill="FFFFFF"/>
        </w:rPr>
      </w:pPr>
      <w:commentRangeStart w:id="628016603"/>
      <w:r w:rsidRPr="0091137A" w:rsidR="0002265F">
        <w:rPr>
          <w:rStyle w:val="normaltextrun"/>
          <w:rFonts w:ascii="Calibri" w:hAnsi="Calibri" w:cs="Calibri"/>
          <w:b w:val="1"/>
          <w:bCs w:val="1"/>
          <w:color w:val="000000"/>
          <w:sz w:val="22"/>
          <w:szCs w:val="22"/>
          <w:shd w:val="clear" w:color="auto" w:fill="FFFFFF"/>
        </w:rPr>
        <w:t>1.3.</w:t>
      </w:r>
      <w:r w:rsidRPr="0091137A" w:rsidR="0002265F">
        <w:rPr>
          <w:rStyle w:val="normaltextrun"/>
          <w:rFonts w:ascii="Calibri" w:hAnsi="Calibri" w:cs="Calibri"/>
          <w:color w:val="000000"/>
          <w:sz w:val="22"/>
          <w:szCs w:val="22"/>
          <w:shd w:val="clear" w:color="auto" w:fill="FFFFFF"/>
        </w:rPr>
        <w:t xml:space="preserve"> This Agreement was generated using the UPCAST </w:t>
      </w:r>
      <w:r w:rsidRPr="268E9F84" w:rsidR="0002265F">
        <w:rPr>
          <w:rStyle w:val="normaltextrun"/>
          <w:rFonts w:ascii="Calibri" w:hAnsi="Calibri" w:cs="Calibri"/>
          <w:strike w:val="1"/>
          <w:color w:val="000000"/>
          <w:sz w:val="22"/>
          <w:szCs w:val="22"/>
          <w:shd w:val="clear" w:color="auto" w:fill="FFFFFF"/>
        </w:rPr>
        <w:t xml:space="preserve">Negotiation Software </w:t>
      </w:r>
      <w:r w:rsidRPr="268E9F84" w:rsidR="0002265F">
        <w:rPr>
          <w:rStyle w:val="normaltextrun"/>
          <w:rFonts w:ascii="Calibri" w:hAnsi="Calibri" w:cs="Calibri"/>
          <w:strike w:val="1"/>
          <w:sz w:val="22"/>
          <w:szCs w:val="22"/>
          <w:shd w:val="clear" w:color="auto" w:fill="FFFFFF"/>
        </w:rPr>
        <w:t>(</w:t>
      </w:r>
      <w:hyperlink w:tgtFrame="_blank" w:history="1" r:id="Re0fd6258f0174b84">
        <w:r w:rsidRPr="268E9F84" w:rsidR="0002265F">
          <w:rPr>
            <w:rStyle w:val="normaltextrun"/>
            <w:rFonts w:ascii="Calibri" w:hAnsi="Calibri" w:cs="Calibri"/>
            <w:strike w:val="1"/>
            <w:sz w:val="22"/>
            <w:szCs w:val="22"/>
            <w:shd w:val="clear" w:color="auto" w:fill="FFFFFF"/>
          </w:rPr>
          <w:t>https://dips.soton.ac.uk/negotiation-plugin</w:t>
        </w:r>
      </w:hyperlink>
      <w:r w:rsidRPr="268E9F84" w:rsidR="0002265F">
        <w:rPr>
          <w:rStyle w:val="normaltextrun"/>
          <w:rFonts w:ascii="Calibri" w:hAnsi="Calibri" w:cs="Calibri"/>
          <w:strike w:val="1"/>
          <w:sz w:val="22"/>
          <w:szCs w:val="22"/>
          <w:shd w:val="clear" w:color="auto" w:fill="FFFFFF"/>
        </w:rPr>
        <w:t xml:space="preserve">) under Negotiation ID 68878520a62982a292b58241.</w:t>
      </w:r>
      <w:r w:rsidRPr="0091137A" w:rsidR="0002265F">
        <w:rPr>
          <w:rStyle w:val="normaltextrun"/>
          <w:rFonts w:ascii="Calibri" w:hAnsi="Calibri" w:cs="Calibri"/>
          <w:sz w:val="22"/>
          <w:szCs w:val="22"/>
          <w:shd w:val="clear" w:color="auto" w:fill="FFFFFF"/>
        </w:rPr>
        <w:t xml:space="preserve"> </w:t>
      </w:r>
      <w:r w:rsidRPr="19255886" w:rsidR="096304C4">
        <w:rPr>
          <w:rStyle w:val="normaltextrun"/>
          <w:rFonts w:ascii="Calibri" w:hAnsi="Calibri" w:eastAsia="Calibri" w:cs="Calibri"/>
          <w:b w:val="0"/>
          <w:bCs w:val="0"/>
          <w:i w:val="0"/>
          <w:iCs w:val="0"/>
          <w:caps w:val="0"/>
          <w:smallCaps w:val="0"/>
          <w:noProof w:val="0"/>
          <w:color w:val="000000" w:themeColor="text1" w:themeTint="FF" w:themeShade="FF"/>
          <w:sz w:val="22"/>
          <w:szCs w:val="22"/>
          <w:lang w:val="en-GB"/>
        </w:rPr>
        <w:t xml:space="preserve">Consent Manager and/or the UPCAST Negotiation Engine under Contract ID</w:t>
      </w:r>
      <w:r w:rsidRPr="19255886" w:rsidR="096304C4">
        <w:rPr>
          <w:rStyle w:val="normaltextrun"/>
          <w:rFonts w:ascii="Calibri" w:hAnsi="Calibri" w:eastAsia="Calibri" w:cs="Calibri"/>
          <w:b w:val="0"/>
          <w:bCs w:val="0"/>
          <w:i w:val="0"/>
          <w:iCs w:val="0"/>
          <w:caps w:val="0"/>
          <w:smallCaps w:val="0"/>
          <w:noProof w:val="0"/>
          <w:color w:val="000000" w:themeColor="text1" w:themeTint="FF" w:themeShade="FF"/>
          <w:sz w:val="22"/>
          <w:szCs w:val="22"/>
          <w:lang w:val="en-GB"/>
        </w:rPr>
        <w:t xml:space="preserve"> </w:t>
      </w:r>
      <w:r w:rsidRPr="19255886" w:rsidR="096304C4">
        <w:rPr>
          <w:rStyle w:val="normaltextrun"/>
          <w:rFonts w:ascii="Calibri" w:hAnsi="Calibri" w:eastAsia="Calibri" w:cs="Calibri"/>
          <w:b w:val="0"/>
          <w:bCs w:val="0"/>
          <w:i w:val="0"/>
          <w:iCs w:val="0"/>
          <w:caps w:val="0"/>
          <w:smallCaps w:val="0"/>
          <w:noProof w:val="0"/>
          <w:color w:val="000000" w:themeColor="text1" w:themeTint="FF" w:themeShade="FF"/>
          <w:sz w:val="22"/>
          <w:szCs w:val="22"/>
          <w:highlight w:val="yellow"/>
          <w:lang w:val="en-GB"/>
        </w:rPr>
        <w:t>[....]</w:t>
      </w:r>
      <w:commentRangeEnd w:id="628016603"/>
      <w:r>
        <w:rPr>
          <w:rStyle w:val="CommentReference"/>
        </w:rPr>
        <w:commentReference w:id="628016603"/>
      </w:r>
    </w:p>
    <w:p w:rsidRPr="0091137A" w:rsidR="0002265F" w:rsidP="268E9F84" w:rsidRDefault="0002265F" w14:paraId="6FC90D98" w14:textId="60573E0D" w14:noSpellErr="1">
      <w:pPr>
        <w:spacing w:after="0" w:line="360" w:lineRule="auto"/>
        <w:jc w:val="both"/>
        <w:rPr>
          <w:rStyle w:val="normaltextrun"/>
          <w:rFonts w:ascii="Calibri" w:hAnsi="Calibri" w:cs="Calibri"/>
          <w:sz w:val="22"/>
          <w:szCs w:val="22"/>
        </w:rPr>
      </w:pPr>
      <w:r w:rsidRPr="0091137A" w:rsidR="0002265F">
        <w:rPr>
          <w:rStyle w:val="normaltextrun"/>
          <w:rFonts w:ascii="Calibri" w:hAnsi="Calibri" w:cs="Calibri"/>
          <w:b w:val="1"/>
          <w:bCs w:val="1"/>
          <w:color w:val="000000"/>
          <w:sz w:val="22"/>
          <w:szCs w:val="22"/>
          <w:shd w:val="clear" w:color="auto" w:fill="FFFFFF"/>
        </w:rPr>
        <w:t>1.4.</w:t>
      </w:r>
      <w:r w:rsidRPr="0091137A" w:rsidR="0002265F">
        <w:rPr>
          <w:rStyle w:val="normaltextrun"/>
          <w:rFonts w:ascii="Calibri" w:hAnsi="Calibri" w:cs="Calibri"/>
          <w:color w:val="000000"/>
          <w:sz w:val="22"/>
          <w:szCs w:val="22"/>
          <w:shd w:val="clear" w:color="auto" w:fill="FFFFFF"/>
        </w:rPr>
        <w:t xml:space="preserve"> This Agreement includes a human-readable section, which </w:t>
      </w:r>
      <w:r w:rsidRPr="0091137A" w:rsidR="0002265F">
        <w:rPr>
          <w:rStyle w:val="normaltextrun"/>
          <w:rFonts w:ascii="Calibri" w:hAnsi="Calibri" w:cs="Calibri"/>
          <w:color w:val="000000"/>
          <w:sz w:val="22"/>
          <w:szCs w:val="22"/>
          <w:shd w:val="clear" w:color="auto" w:fill="FFFFFF"/>
        </w:rPr>
        <w:t xml:space="preserve">constitutes</w:t>
      </w:r>
      <w:r w:rsidRPr="0091137A" w:rsidR="0002265F">
        <w:rPr>
          <w:rStyle w:val="normaltextrun"/>
          <w:rFonts w:ascii="Calibri" w:hAnsi="Calibri" w:cs="Calibri"/>
          <w:color w:val="000000"/>
          <w:sz w:val="22"/>
          <w:szCs w:val="22"/>
          <w:shd w:val="clear" w:color="auto" w:fill="FFFFFF"/>
        </w:rPr>
        <w:t xml:space="preserve"> the legally binding contract between the Parties, and a corresponding </w:t>
      </w:r>
      <w:r w:rsidRPr="0091137A" w:rsidR="0002265F">
        <w:rPr>
          <w:rStyle w:val="normaltextrun"/>
          <w:rFonts w:ascii="Calibri" w:hAnsi="Calibri" w:cs="Calibri"/>
          <w:color w:val="000000"/>
          <w:sz w:val="22"/>
          <w:szCs w:val="22"/>
          <w:shd w:val="clear" w:color="auto" w:fill="FFFFFF"/>
          <w:lang w:val="en-US"/>
        </w:rPr>
        <w:t>Machine-Readable (</w:t>
      </w:r>
      <w:r w:rsidRPr="0091137A" w:rsidR="0002265F">
        <w:rPr>
          <w:rStyle w:val="normaltextrun"/>
          <w:rFonts w:ascii="Calibri" w:hAnsi="Calibri" w:cs="Calibri"/>
          <w:color w:val="000000"/>
          <w:sz w:val="22"/>
          <w:szCs w:val="22"/>
          <w:shd w:val="clear" w:color="auto" w:fill="FFFFFF"/>
        </w:rPr>
        <w:t>MR) section, provided in the Appendix A</w:t>
      </w:r>
      <w:r w:rsidRPr="0091137A" w:rsidR="0002265F">
        <w:rPr>
          <w:rStyle w:val="normaltextrun"/>
          <w:rFonts w:ascii="Calibri" w:hAnsi="Calibri" w:cs="Calibri"/>
          <w:color w:val="000000"/>
          <w:sz w:val="22"/>
          <w:szCs w:val="22"/>
          <w:shd w:val="clear" w:color="auto" w:fill="FFFFFF"/>
          <w:lang w:val="en-US"/>
        </w:rPr>
        <w:t>1</w:t>
      </w:r>
      <w:r w:rsidRPr="0091137A" w:rsidR="0002265F">
        <w:rPr>
          <w:rStyle w:val="normaltextrun"/>
          <w:rFonts w:ascii="Calibri" w:hAnsi="Calibri" w:cs="Calibri"/>
          <w:color w:val="000000"/>
          <w:sz w:val="22"/>
          <w:szCs w:val="22"/>
          <w:shd w:val="clear" w:color="auto" w:fill="FFFFFF"/>
        </w:rPr>
        <w:t xml:space="preserve">, to </w:t>
      </w:r>
      <w:r w:rsidRPr="0091137A" w:rsidR="0002265F">
        <w:rPr>
          <w:rStyle w:val="normaltextrun"/>
          <w:rFonts w:ascii="Calibri" w:hAnsi="Calibri" w:cs="Calibri"/>
          <w:color w:val="000000"/>
          <w:sz w:val="22"/>
          <w:szCs w:val="22"/>
          <w:shd w:val="clear" w:color="auto" w:fill="FFFFFF"/>
        </w:rPr>
        <w:t>facilitate</w:t>
      </w:r>
      <w:r w:rsidRPr="0091137A" w:rsidR="0002265F">
        <w:rPr>
          <w:rStyle w:val="normaltextrun"/>
          <w:rFonts w:ascii="Calibri" w:hAnsi="Calibri" w:cs="Calibri"/>
          <w:color w:val="000000"/>
          <w:sz w:val="22"/>
          <w:szCs w:val="22"/>
          <w:shd w:val="clear" w:color="auto" w:fill="FFFFFF"/>
        </w:rPr>
        <w:t xml:space="preserve"> automated processing and enforcement.</w:t>
      </w:r>
      <w:r w:rsidRPr="0091137A" w:rsidR="0002265F">
        <w:rPr>
          <w:rStyle w:val="eop"/>
          <w:rFonts w:ascii="Calibri" w:hAnsi="Calibri" w:cs="Calibri"/>
          <w:color w:val="000000"/>
          <w:sz w:val="22"/>
          <w:szCs w:val="22"/>
          <w:shd w:val="clear" w:color="auto" w:fill="FFFFFF"/>
        </w:rPr>
        <w:t> </w:t>
      </w:r>
    </w:p>
    <w:p w:rsidRPr="0091137A" w:rsidR="00FA155C" w:rsidP="0030643E" w:rsidRDefault="00FA155C" w14:paraId="7BBDFCCA"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4297C85E" w14:textId="18BBD70E" w14:noSpellErr="1">
      <w:pPr>
        <w:spacing w:after="0" w:line="360" w:lineRule="auto"/>
        <w:jc w:val="both"/>
        <w:rPr>
          <w:rFonts w:ascii="Calibri" w:hAnsi="Calibri" w:cs="Calibri"/>
          <w:b w:val="1"/>
          <w:bCs w:val="1"/>
          <w:strike w:val="1"/>
          <w:sz w:val="22"/>
          <w:szCs w:val="22"/>
        </w:rPr>
      </w:pPr>
      <w:r w:rsidRPr="268E9F84" w:rsidR="00FA155C">
        <w:rPr>
          <w:rFonts w:ascii="Calibri" w:hAnsi="Calibri" w:cs="Calibri"/>
          <w:b w:val="1"/>
          <w:bCs w:val="1"/>
          <w:strike w:val="1"/>
          <w:sz w:val="22"/>
          <w:szCs w:val="22"/>
        </w:rPr>
        <w:t xml:space="preserve">2. </w:t>
      </w:r>
      <w:r w:rsidRPr="268E9F84" w:rsidR="00D16CF6">
        <w:rPr>
          <w:rFonts w:ascii="Calibri" w:hAnsi="Calibri" w:cs="Calibri"/>
          <w:b w:val="1"/>
          <w:bCs w:val="1"/>
          <w:strike w:val="1"/>
          <w:sz w:val="22"/>
          <w:szCs w:val="22"/>
        </w:rPr>
        <w:t>DEFINITIONS.</w:t>
      </w:r>
    </w:p>
    <w:p w:rsidRPr="0091137A" w:rsidR="00FA155C" w:rsidP="268E9F84" w:rsidRDefault="00FA155C" w14:paraId="53EEA912" w14:textId="0CB9199D" w14:noSpellErr="1">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 xml:space="preserve">2.1. </w:t>
      </w:r>
      <w:r w:rsidRPr="268E9F84" w:rsidR="00FA155C">
        <w:rPr>
          <w:rFonts w:ascii="Calibri" w:hAnsi="Calibri" w:cs="Calibri"/>
          <w:strike w:val="1"/>
          <w:sz w:val="22"/>
          <w:szCs w:val="22"/>
        </w:rPr>
        <w:t>For the purposes hereof, the terms “personal data”, “data subject”, “processing”, “data controller”, “data processor”, “third party”, “consent”, “data breach”, “security incident”, “supervisory authority”, as well as the other terms referred to herein shall have the same meaning as defined in the applicable legislation on personal data protection (including, but not limited to, General Regulation (EU) 2016/679 (“GDPR”) etc.).</w:t>
      </w:r>
    </w:p>
    <w:p w:rsidRPr="0091137A" w:rsidR="00FA155C" w:rsidP="268E9F84" w:rsidRDefault="00FA155C" w14:paraId="05D8F919" w14:textId="03700FB0" w14:noSpellErr="1">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2.2.</w:t>
      </w:r>
      <w:r w:rsidRPr="268E9F84" w:rsidR="00FA155C">
        <w:rPr>
          <w:rFonts w:ascii="Calibri" w:hAnsi="Calibri" w:cs="Calibri"/>
          <w:strike w:val="1"/>
          <w:sz w:val="22"/>
          <w:szCs w:val="22"/>
        </w:rPr>
        <w:t xml:space="preserve"> The following terms shall have the meanings set out below:</w:t>
      </w:r>
    </w:p>
    <w:p w:rsidRPr="0091137A" w:rsidR="00FA155C" w:rsidP="268E9F84" w:rsidRDefault="00FA155C" w14:paraId="6FD8FA96" w14:textId="52595156"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2.2.1.</w:t>
      </w:r>
      <w:r w:rsidRPr="268E9F84" w:rsidR="00FA155C">
        <w:rPr>
          <w:rFonts w:ascii="Calibri" w:hAnsi="Calibri" w:cs="Calibri"/>
          <w:strike w:val="1"/>
          <w:sz w:val="22"/>
          <w:szCs w:val="22"/>
        </w:rPr>
        <w:t xml:space="preserve"> “Data Protection Legislation”: means (a) any law, statute, declaration, decree, directive, legislative enactment, order, ordinance, regulation, rule or other binding restriction (as amended, consolidated or re-enacted from time to time) which relates to the protection of individuals with regards to the processing of Personal Data to which a Party is subject, including but not limited to the GDPR, the UK General Data Protection Regulation (“UK GDPR”), and the Data Protection Act 2018 (“DPA”); and (b) any code of practice or guidance published by a Regulatory Body from time to time.</w:t>
      </w:r>
    </w:p>
    <w:p w:rsidRPr="0091137A" w:rsidR="00FA155C" w:rsidP="268E9F84" w:rsidRDefault="00FA155C" w14:paraId="721249C5" w14:textId="48073DE3"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2.2.2.</w:t>
      </w:r>
      <w:r w:rsidRPr="268E9F84" w:rsidR="00FA155C">
        <w:rPr>
          <w:rFonts w:ascii="Calibri" w:hAnsi="Calibri" w:cs="Calibri"/>
          <w:strike w:val="1"/>
          <w:sz w:val="22"/>
          <w:szCs w:val="22"/>
        </w:rPr>
        <w:t xml:space="preserve"> “Pseudonymisation”: means the processing of personal data in such a manner that the personal data can no longer be attributed to a specific data subject without the use of additional information, provided that such additional information is kept separately and is subject to technical and organisational measures to ensure that the personal data are not attributed to an identified or identifiable natural person.</w:t>
      </w:r>
    </w:p>
    <w:p w:rsidRPr="0091137A" w:rsidR="00FA155C" w:rsidP="268E9F84" w:rsidRDefault="00FA155C" w14:paraId="42A4FF61" w14:textId="0FD23375" w14:noSpellErr="1">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 xml:space="preserve">2.3. </w:t>
      </w:r>
      <w:r w:rsidRPr="268E9F84" w:rsidR="00FA155C">
        <w:rPr>
          <w:rFonts w:ascii="Calibri" w:hAnsi="Calibri" w:cs="Calibri"/>
          <w:strike w:val="1"/>
          <w:sz w:val="22"/>
          <w:szCs w:val="22"/>
        </w:rPr>
        <w:t xml:space="preserve">The following terms used in the Agreement, and in the Machine-Readable (MR) section of the Appendix </w:t>
      </w:r>
      <w:r w:rsidRPr="268E9F84" w:rsidR="00DE19FE">
        <w:rPr>
          <w:rFonts w:ascii="Calibri" w:hAnsi="Calibri" w:cs="Calibri"/>
          <w:strike w:val="1"/>
          <w:sz w:val="22"/>
          <w:szCs w:val="22"/>
        </w:rPr>
        <w:t>A</w:t>
      </w:r>
      <w:r w:rsidRPr="268E9F84" w:rsidR="00FA155C">
        <w:rPr>
          <w:rFonts w:ascii="Calibri" w:hAnsi="Calibri" w:cs="Calibri"/>
          <w:strike w:val="1"/>
          <w:sz w:val="22"/>
          <w:szCs w:val="22"/>
        </w:rPr>
        <w:t>1 shall have the meanings set out below:</w:t>
      </w:r>
    </w:p>
    <w:p w:rsidRPr="0091137A" w:rsidR="00FA155C" w:rsidP="268E9F84" w:rsidRDefault="00FA155C" w14:paraId="4EE60CF8" w14:textId="58582D59"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2.3.1.</w:t>
      </w:r>
      <w:r w:rsidRPr="268E9F84" w:rsidR="00FA155C">
        <w:rPr>
          <w:rFonts w:ascii="Calibri" w:hAnsi="Calibri" w:cs="Calibri"/>
          <w:strike w:val="1"/>
          <w:sz w:val="22"/>
          <w:szCs w:val="22"/>
        </w:rPr>
        <w:t xml:space="preserve"> “Data Processor”: A ‘processor’ means a natural or legal person, public authority, </w:t>
      </w:r>
      <w:r w:rsidRPr="268E9F84" w:rsidR="00FA155C">
        <w:rPr>
          <w:rFonts w:ascii="Calibri" w:hAnsi="Calibri" w:cs="Calibri"/>
          <w:strike w:val="1"/>
          <w:sz w:val="22"/>
          <w:szCs w:val="22"/>
        </w:rPr>
        <w:t xml:space="preserve">agency</w:t>
      </w:r>
      <w:r w:rsidRPr="268E9F84" w:rsidR="00FA155C">
        <w:rPr>
          <w:rFonts w:ascii="Calibri" w:hAnsi="Calibri" w:cs="Calibri"/>
          <w:strike w:val="1"/>
          <w:sz w:val="22"/>
          <w:szCs w:val="22"/>
        </w:rPr>
        <w:t xml:space="preserve"> or other body which processes personal data on behalf of the controller. (Please refer to https://w3id.org/dpv/dpv-owl#DataProcessor for more details.)</w:t>
      </w:r>
    </w:p>
    <w:p w:rsidRPr="0091137A" w:rsidR="00FA155C" w:rsidP="268E9F84" w:rsidRDefault="00FA155C" w14:paraId="6A8C730A" w14:textId="73A2DB62"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2.3.2.</w:t>
      </w:r>
      <w:r w:rsidRPr="268E9F84" w:rsidR="00FA155C">
        <w:rPr>
          <w:rFonts w:ascii="Calibri" w:hAnsi="Calibri" w:cs="Calibri"/>
          <w:strike w:val="1"/>
          <w:sz w:val="22"/>
          <w:szCs w:val="22"/>
        </w:rPr>
        <w:t xml:space="preserve"> “anonymize”: To anonymize all or parts of the Asset. For example, to remove </w:t>
      </w:r>
      <w:r w:rsidRPr="268E9F84" w:rsidR="00FA155C">
        <w:rPr>
          <w:rFonts w:ascii="Calibri" w:hAnsi="Calibri" w:cs="Calibri"/>
          <w:strike w:val="1"/>
          <w:sz w:val="22"/>
          <w:szCs w:val="22"/>
        </w:rPr>
        <w:t xml:space="preserve">identifying</w:t>
      </w:r>
      <w:r w:rsidRPr="268E9F84" w:rsidR="00FA155C">
        <w:rPr>
          <w:rFonts w:ascii="Calibri" w:hAnsi="Calibri" w:cs="Calibri"/>
          <w:strike w:val="1"/>
          <w:sz w:val="22"/>
          <w:szCs w:val="22"/>
        </w:rPr>
        <w:t xml:space="preserve"> particulars for statistical or for other comparable purposes, or to use the Asset without </w:t>
      </w:r>
      <w:r w:rsidRPr="268E9F84" w:rsidR="00FA155C">
        <w:rPr>
          <w:rFonts w:ascii="Calibri" w:hAnsi="Calibri" w:cs="Calibri"/>
          <w:strike w:val="1"/>
          <w:sz w:val="22"/>
          <w:szCs w:val="22"/>
        </w:rPr>
        <w:t xml:space="preserve">stating</w:t>
      </w:r>
      <w:r w:rsidRPr="268E9F84" w:rsidR="00FA155C">
        <w:rPr>
          <w:rFonts w:ascii="Calibri" w:hAnsi="Calibri" w:cs="Calibri"/>
          <w:strike w:val="1"/>
          <w:sz w:val="22"/>
          <w:szCs w:val="22"/>
        </w:rPr>
        <w:t xml:space="preserve"> the author/source. (Please refer to http://www.w3.org/ns/odrl/2/anonymize for more details.)</w:t>
      </w:r>
    </w:p>
    <w:p w:rsidRPr="0091137A" w:rsidR="00FA155C" w:rsidP="268E9F84" w:rsidRDefault="00FA155C" w14:paraId="29262485" w14:textId="0448FD7E"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2.3.3.</w:t>
      </w:r>
      <w:r w:rsidRPr="268E9F84" w:rsidR="00FA155C">
        <w:rPr>
          <w:rFonts w:ascii="Calibri" w:hAnsi="Calibri" w:cs="Calibri"/>
          <w:strike w:val="1"/>
          <w:sz w:val="22"/>
          <w:szCs w:val="22"/>
        </w:rPr>
        <w:t xml:space="preserve"> “Communication Management”: Communication Management refers to purposes associated with providing or managing communication activities e.g. to send an email for notifying some information. This purpose by itself does not sufficiently and clearly </w:t>
      </w:r>
      <w:r w:rsidRPr="268E9F84" w:rsidR="00FA155C">
        <w:rPr>
          <w:rFonts w:ascii="Calibri" w:hAnsi="Calibri" w:cs="Calibri"/>
          <w:strike w:val="1"/>
          <w:sz w:val="22"/>
          <w:szCs w:val="22"/>
        </w:rPr>
        <w:t xml:space="preserve">indicate</w:t>
      </w:r>
      <w:r w:rsidRPr="268E9F84" w:rsidR="00FA155C">
        <w:rPr>
          <w:rFonts w:ascii="Calibri" w:hAnsi="Calibri" w:cs="Calibri"/>
          <w:strike w:val="1"/>
          <w:sz w:val="22"/>
          <w:szCs w:val="22"/>
        </w:rPr>
        <w:t xml:space="preserve"> what the communication is about. As such, it is recommended to combine it with another purpose to </w:t>
      </w:r>
      <w:r w:rsidRPr="268E9F84" w:rsidR="00FA155C">
        <w:rPr>
          <w:rFonts w:ascii="Calibri" w:hAnsi="Calibri" w:cs="Calibri"/>
          <w:strike w:val="1"/>
          <w:sz w:val="22"/>
          <w:szCs w:val="22"/>
        </w:rPr>
        <w:t xml:space="preserve">indicate</w:t>
      </w:r>
      <w:r w:rsidRPr="268E9F84" w:rsidR="00FA155C">
        <w:rPr>
          <w:rFonts w:ascii="Calibri" w:hAnsi="Calibri" w:cs="Calibri"/>
          <w:strike w:val="1"/>
          <w:sz w:val="22"/>
          <w:szCs w:val="22"/>
        </w:rPr>
        <w:t xml:space="preserve"> the application. For example, Communication of Payment. (Please refer to https://w3id.org/dpv#CommunicationManagement for more details.)</w:t>
      </w:r>
    </w:p>
    <w:p w:rsidRPr="0091137A" w:rsidR="00FA155C" w:rsidP="268E9F84" w:rsidRDefault="00FA155C" w14:paraId="3753CCA5" w14:textId="0946CBC3"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2.3.4.</w:t>
      </w:r>
      <w:r w:rsidRPr="268E9F84" w:rsidR="00FA155C">
        <w:rPr>
          <w:rFonts w:ascii="Calibri" w:hAnsi="Calibri" w:cs="Calibri"/>
          <w:strike w:val="1"/>
          <w:sz w:val="22"/>
          <w:szCs w:val="22"/>
        </w:rPr>
        <w:t xml:space="preserve"> “</w:t>
      </w:r>
      <w:r w:rsidRPr="268E9F84" w:rsidR="00FA155C">
        <w:rPr>
          <w:rFonts w:ascii="Calibri" w:hAnsi="Calibri" w:cs="Calibri"/>
          <w:strike w:val="1"/>
          <w:sz w:val="22"/>
          <w:szCs w:val="22"/>
        </w:rPr>
        <w:t>economic</w:t>
      </w:r>
      <w:r w:rsidRPr="268E9F84" w:rsidR="00FA155C">
        <w:rPr>
          <w:rFonts w:ascii="Calibri" w:hAnsi="Calibri" w:cs="Calibri"/>
          <w:strike w:val="1"/>
          <w:sz w:val="22"/>
          <w:szCs w:val="22"/>
        </w:rPr>
        <w:t xml:space="preserve"> Indicators”: The definition does not exist in http://example.org/datasets/economicIndicators. Please insert the definition.</w:t>
      </w:r>
    </w:p>
    <w:p w:rsidRPr="0091137A" w:rsidR="00FA155C" w:rsidP="268E9F84" w:rsidRDefault="00FA155C" w14:paraId="24DEB6FA" w14:textId="61596461"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2.3.5.</w:t>
      </w:r>
      <w:r w:rsidRPr="268E9F84" w:rsidR="00FA155C">
        <w:rPr>
          <w:rFonts w:ascii="Calibri" w:hAnsi="Calibri" w:cs="Calibri"/>
          <w:strike w:val="1"/>
          <w:sz w:val="22"/>
          <w:szCs w:val="22"/>
        </w:rPr>
        <w:t xml:space="preserve"> “Legal Entity”: A human or non-human 'thing' that constitutes as an entity and which is recognised and defined in law (Please refer to https://w3id.org/dpv/dpv-owl#LegalEntity for more details.)</w:t>
      </w:r>
    </w:p>
    <w:p w:rsidRPr="0091137A" w:rsidR="00FA155C" w:rsidP="268E9F84" w:rsidRDefault="00FA155C" w14:paraId="0F1E50EB" w14:textId="49C74087"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2.3.6.</w:t>
      </w:r>
      <w:r w:rsidRPr="268E9F84" w:rsidR="00FA155C">
        <w:rPr>
          <w:rFonts w:ascii="Calibri" w:hAnsi="Calibri" w:cs="Calibri"/>
          <w:strike w:val="1"/>
          <w:sz w:val="22"/>
          <w:szCs w:val="22"/>
        </w:rPr>
        <w:t xml:space="preserve"> “derive”: To create a new derivative Asset from this Asset and to edit or </w:t>
      </w:r>
      <w:r w:rsidRPr="268E9F84" w:rsidR="00FA155C">
        <w:rPr>
          <w:rFonts w:ascii="Calibri" w:hAnsi="Calibri" w:cs="Calibri"/>
          <w:strike w:val="1"/>
          <w:sz w:val="22"/>
          <w:szCs w:val="22"/>
        </w:rPr>
        <w:t xml:space="preserve">modify</w:t>
      </w:r>
      <w:r w:rsidRPr="268E9F84" w:rsidR="00FA155C">
        <w:rPr>
          <w:rFonts w:ascii="Calibri" w:hAnsi="Calibri" w:cs="Calibri"/>
          <w:strike w:val="1"/>
          <w:sz w:val="22"/>
          <w:szCs w:val="22"/>
        </w:rPr>
        <w:t xml:space="preserve"> the derivative. A new asset is created and may have significant overlaps with the original Asset. (Note that the notion of </w:t>
      </w:r>
      <w:r w:rsidRPr="268E9F84" w:rsidR="00FA155C">
        <w:rPr>
          <w:rFonts w:ascii="Calibri" w:hAnsi="Calibri" w:cs="Calibri"/>
          <w:strike w:val="1"/>
          <w:sz w:val="22"/>
          <w:szCs w:val="22"/>
        </w:rPr>
        <w:t>whether or not</w:t>
      </w:r>
      <w:r w:rsidRPr="268E9F84" w:rsidR="00FA155C">
        <w:rPr>
          <w:rFonts w:ascii="Calibri" w:hAnsi="Calibri" w:cs="Calibri"/>
          <w:strike w:val="1"/>
          <w:sz w:val="22"/>
          <w:szCs w:val="22"/>
        </w:rPr>
        <w:t xml:space="preserve"> the change is significant enough to qualify as a new asset is subjective). To the derived Asset a next policy may be applied. (Please refer to http://www.w3.org/ns/odrl/2/derive for more details.)</w:t>
      </w:r>
    </w:p>
    <w:p w:rsidRPr="0091137A" w:rsidR="00FA155C" w:rsidP="268E9F84" w:rsidRDefault="00FA155C" w14:paraId="1912EE69" w14:textId="79E7B10B"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2.3.7.</w:t>
      </w:r>
      <w:r w:rsidRPr="268E9F84" w:rsidR="00FA155C">
        <w:rPr>
          <w:rFonts w:ascii="Calibri" w:hAnsi="Calibri" w:cs="Calibri"/>
          <w:strike w:val="1"/>
          <w:sz w:val="22"/>
          <w:szCs w:val="22"/>
        </w:rPr>
        <w:t xml:space="preserve"> “Credit Checking”: Purposes associated with monitoring, performing, or assessing credit worthiness or solvency (Please refer to https://w3id.org/dpv#CreditChecking for more details.)</w:t>
      </w:r>
    </w:p>
    <w:p w:rsidRPr="0091137A" w:rsidR="00FA155C" w:rsidP="268E9F84" w:rsidRDefault="00FA155C" w14:paraId="0650FDFA" w14:textId="3ACF20DA"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2.3.8.</w:t>
      </w:r>
      <w:r w:rsidRPr="268E9F84" w:rsidR="00FA155C">
        <w:rPr>
          <w:rFonts w:ascii="Calibri" w:hAnsi="Calibri" w:cs="Calibri"/>
          <w:strike w:val="1"/>
          <w:sz w:val="22"/>
          <w:szCs w:val="22"/>
        </w:rPr>
        <w:t xml:space="preserve"> “Authority”: An authority with the power to create or enforce </w:t>
      </w:r>
      <w:r w:rsidRPr="268E9F84" w:rsidR="00FA155C">
        <w:rPr>
          <w:rFonts w:ascii="Calibri" w:hAnsi="Calibri" w:cs="Calibri"/>
          <w:strike w:val="1"/>
          <w:sz w:val="22"/>
          <w:szCs w:val="22"/>
        </w:rPr>
        <w:t>laws, or</w:t>
      </w:r>
      <w:r w:rsidRPr="268E9F84" w:rsidR="00FA155C">
        <w:rPr>
          <w:rFonts w:ascii="Calibri" w:hAnsi="Calibri" w:cs="Calibri"/>
          <w:strike w:val="1"/>
          <w:sz w:val="22"/>
          <w:szCs w:val="22"/>
        </w:rPr>
        <w:t xml:space="preserve"> </w:t>
      </w:r>
      <w:r w:rsidRPr="268E9F84" w:rsidR="00FA155C">
        <w:rPr>
          <w:rFonts w:ascii="Calibri" w:hAnsi="Calibri" w:cs="Calibri"/>
          <w:strike w:val="1"/>
          <w:sz w:val="22"/>
          <w:szCs w:val="22"/>
        </w:rPr>
        <w:t xml:space="preserve">determine</w:t>
      </w:r>
      <w:r w:rsidRPr="268E9F84" w:rsidR="00FA155C">
        <w:rPr>
          <w:rFonts w:ascii="Calibri" w:hAnsi="Calibri" w:cs="Calibri"/>
          <w:strike w:val="1"/>
          <w:sz w:val="22"/>
          <w:szCs w:val="22"/>
        </w:rPr>
        <w:t xml:space="preserve"> their compliance. (Please refer to https://w3id.org/dpv/dpv-owl#Authority for more details.)</w:t>
      </w:r>
    </w:p>
    <w:p w:rsidRPr="0091137A" w:rsidR="00FA155C" w:rsidP="268E9F84" w:rsidRDefault="00FA155C" w14:paraId="6C2C0C66" w14:textId="7C035388"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 xml:space="preserve">2.3.9. </w:t>
      </w:r>
      <w:r w:rsidRPr="268E9F84" w:rsidR="00FA155C">
        <w:rPr>
          <w:rFonts w:ascii="Calibri" w:hAnsi="Calibri" w:cs="Calibri"/>
          <w:strike w:val="1"/>
          <w:sz w:val="22"/>
          <w:szCs w:val="22"/>
        </w:rPr>
        <w:t>“Distribution”: Distribution, public display, and publicly performance. This term is defined by Creative Commons. (Please refer to http://creativecommons.org/ns#Distribution for more details.)</w:t>
      </w:r>
    </w:p>
    <w:p w:rsidRPr="0091137A" w:rsidR="00FA155C" w:rsidP="268E9F84" w:rsidRDefault="00FA155C" w14:paraId="70E4A82D" w14:textId="1D88586D"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2.3.10.</w:t>
      </w:r>
      <w:r w:rsidRPr="268E9F84" w:rsidR="00FA155C">
        <w:rPr>
          <w:rFonts w:ascii="Calibri" w:hAnsi="Calibri" w:cs="Calibri"/>
          <w:strike w:val="1"/>
          <w:sz w:val="22"/>
          <w:szCs w:val="22"/>
        </w:rPr>
        <w:t xml:space="preserve"> “Counterterrorism”: The definition does not exist in https://w3id.org/dpv#Counterterrorism. Please insert the definition.</w:t>
      </w:r>
    </w:p>
    <w:p w:rsidRPr="0091137A" w:rsidR="00FA155C" w:rsidP="0030643E" w:rsidRDefault="00FA155C" w14:paraId="0F14C1C2" w14:textId="77777777" w14:noSpellErr="1">
      <w:pPr>
        <w:spacing w:after="0" w:line="360" w:lineRule="auto"/>
        <w:jc w:val="both"/>
        <w:rPr>
          <w:rFonts w:ascii="Calibri" w:hAnsi="Calibri" w:cs="Calibri"/>
          <w:sz w:val="22"/>
          <w:szCs w:val="22"/>
          <w:highlight w:val="yellow"/>
        </w:rPr>
      </w:pPr>
    </w:p>
    <w:p w:rsidRPr="0091137A" w:rsidR="00FA155C" w:rsidP="0030643E" w:rsidRDefault="00FA155C" w14:paraId="2A59E93F" w14:textId="03F06713"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 xml:space="preserve">3. </w:t>
      </w:r>
      <w:r w:rsidRPr="268E9F84" w:rsidR="00D16CF6">
        <w:rPr>
          <w:rFonts w:ascii="Calibri" w:hAnsi="Calibri" w:cs="Calibri"/>
          <w:b w:val="1"/>
          <w:bCs w:val="1"/>
          <w:sz w:val="22"/>
          <w:szCs w:val="22"/>
        </w:rPr>
        <w:t>PURPOSE OF THE AGREEMENT.</w:t>
      </w:r>
    </w:p>
    <w:p w:rsidRPr="0091137A" w:rsidR="00FA155C" w:rsidP="268E9F84" w:rsidRDefault="00FA155C" w14:paraId="5655F173" w14:textId="0789C789">
      <w:pPr>
        <w:pStyle w:val="Normal"/>
        <w:spacing w:after="0" w:line="360" w:lineRule="auto"/>
        <w:jc w:val="both"/>
        <w:rPr>
          <w:rFonts w:ascii="Calibri" w:hAnsi="Calibri" w:cs="Calibri"/>
          <w:strike w:val="0"/>
          <w:dstrike w:val="0"/>
          <w:sz w:val="22"/>
          <w:szCs w:val="22"/>
        </w:rPr>
      </w:pPr>
      <w:r w:rsidRPr="42C5B079" w:rsidR="00FA155C">
        <w:rPr>
          <w:rFonts w:ascii="Calibri" w:hAnsi="Calibri" w:cs="Calibri"/>
          <w:sz w:val="22"/>
          <w:szCs w:val="22"/>
        </w:rPr>
        <w:t>The purpose of this Agreement is t</w:t>
      </w:r>
      <w:r w:rsidRPr="42C5B079" w:rsidR="00FA155C">
        <w:rPr>
          <w:rFonts w:ascii="Calibri" w:hAnsi="Calibri" w:cs="Calibri"/>
          <w:sz w:val="22"/>
          <w:szCs w:val="22"/>
        </w:rPr>
        <w:t>o defin</w:t>
      </w:r>
      <w:r w:rsidRPr="42C5B079" w:rsidR="00FA155C">
        <w:rPr>
          <w:rFonts w:ascii="Calibri" w:hAnsi="Calibri" w:cs="Calibri"/>
          <w:sz w:val="22"/>
          <w:szCs w:val="22"/>
        </w:rPr>
        <w:t>e the terms and conditions governing the sharing of data between the Data Provider and the</w:t>
      </w:r>
      <w:r w:rsidRPr="42C5B079" w:rsidR="00FA155C">
        <w:rPr>
          <w:rFonts w:ascii="Calibri" w:hAnsi="Calibri" w:cs="Calibri"/>
          <w:sz w:val="22"/>
          <w:szCs w:val="22"/>
        </w:rPr>
        <w:t xml:space="preserve"> Data Consu</w:t>
      </w:r>
      <w:r w:rsidRPr="42C5B079" w:rsidR="00FA155C">
        <w:rPr>
          <w:rFonts w:ascii="Calibri" w:hAnsi="Calibri" w:cs="Calibri"/>
          <w:sz w:val="22"/>
          <w:szCs w:val="22"/>
        </w:rPr>
        <w:t xml:space="preserve">mer. Specifically, the Data Provider agrees to </w:t>
      </w:r>
      <w:commentRangeStart w:id="913309012"/>
      <w:r w:rsidRPr="42C5B079" w:rsidR="00FA155C">
        <w:rPr>
          <w:rFonts w:ascii="Calibri" w:hAnsi="Calibri" w:cs="Calibri"/>
          <w:strike w:val="1"/>
          <w:sz w:val="22"/>
          <w:szCs w:val="22"/>
        </w:rPr>
        <w:t xml:space="preserve">sell, and the Data Consumer agrees to </w:t>
      </w:r>
      <w:r w:rsidRPr="42C5B079" w:rsidR="00FA155C">
        <w:rPr>
          <w:rFonts w:ascii="Calibri" w:hAnsi="Calibri" w:cs="Calibri"/>
          <w:strike w:val="1"/>
          <w:sz w:val="22"/>
          <w:szCs w:val="22"/>
        </w:rPr>
        <w:t>purchase</w:t>
      </w:r>
      <w:r w:rsidRPr="42C5B079" w:rsidR="00FA155C">
        <w:rPr>
          <w:rFonts w:ascii="Calibri" w:hAnsi="Calibri" w:cs="Calibri"/>
          <w:strike w:val="1"/>
          <w:sz w:val="22"/>
          <w:szCs w:val="22"/>
        </w:rPr>
        <w:t>, the dataset titled “</w:t>
      </w:r>
      <w:r w:rsidRPr="42C5B079" w:rsidR="00FA155C">
        <w:rPr>
          <w:rFonts w:ascii="Calibri" w:hAnsi="Calibri" w:cs="Calibri"/>
          <w:strike w:val="1"/>
          <w:sz w:val="22"/>
          <w:szCs w:val="22"/>
        </w:rPr>
        <w:t>dafa</w:t>
      </w:r>
      <w:r w:rsidRPr="42C5B079" w:rsidR="00FA155C">
        <w:rPr>
          <w:rFonts w:ascii="Calibri" w:hAnsi="Calibri" w:cs="Calibri"/>
          <w:strike w:val="1"/>
          <w:sz w:val="22"/>
          <w:szCs w:val="22"/>
        </w:rPr>
        <w:t>” for a total consideration of 59.99 GPB.</w:t>
      </w:r>
      <w:r w:rsidRPr="42C5B079" w:rsidR="5DE9B59C">
        <w:rPr>
          <w:rFonts w:ascii="Calibri" w:hAnsi="Calibri" w:cs="Calibri"/>
          <w:strike w:val="0"/>
          <w:dstrike w:val="0"/>
          <w:sz w:val="22"/>
          <w:szCs w:val="22"/>
        </w:rPr>
        <w:t xml:space="preserve"> </w:t>
      </w:r>
      <w:r w:rsidRPr="42C5B079" w:rsidR="5DE9B59C">
        <w:rPr>
          <w:rFonts w:ascii="Calibri" w:hAnsi="Calibri" w:eastAsia="Calibri" w:cs="Calibri"/>
          <w:b w:val="0"/>
          <w:bCs w:val="0"/>
          <w:i w:val="0"/>
          <w:iCs w:val="0"/>
          <w:caps w:val="0"/>
          <w:smallCaps w:val="0"/>
          <w:noProof w:val="0"/>
          <w:color w:val="FF0000"/>
          <w:sz w:val="22"/>
          <w:szCs w:val="22"/>
          <w:lang w:val="en-GB"/>
        </w:rPr>
        <w:t>provide the Data Consumer with access to the data described below.</w:t>
      </w:r>
      <w:commentRangeEnd w:id="913309012"/>
      <w:r>
        <w:rPr>
          <w:rStyle w:val="CommentReference"/>
        </w:rPr>
        <w:commentReference w:id="913309012"/>
      </w:r>
    </w:p>
    <w:p w:rsidRPr="0091137A" w:rsidR="00FA155C" w:rsidP="0030643E" w:rsidRDefault="00FA155C" w14:paraId="3A1CA145" w14:textId="77777777" w14:noSpellErr="1">
      <w:pPr>
        <w:spacing w:after="0" w:line="360" w:lineRule="auto"/>
        <w:jc w:val="both"/>
        <w:rPr>
          <w:rFonts w:ascii="Calibri" w:hAnsi="Calibri" w:cs="Calibri"/>
          <w:sz w:val="22"/>
          <w:szCs w:val="22"/>
          <w:highlight w:val="yellow"/>
        </w:rPr>
      </w:pPr>
    </w:p>
    <w:p w:rsidRPr="0091137A" w:rsidR="00FA155C" w:rsidP="0030643E" w:rsidRDefault="00FA155C" w14:paraId="77639B65" w14:textId="36B68BB9"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 xml:space="preserve">4. </w:t>
      </w:r>
      <w:r w:rsidRPr="268E9F84" w:rsidR="00D16CF6">
        <w:rPr>
          <w:rFonts w:ascii="Calibri" w:hAnsi="Calibri" w:cs="Calibri"/>
          <w:b w:val="1"/>
          <w:bCs w:val="1"/>
          <w:sz w:val="22"/>
          <w:szCs w:val="22"/>
        </w:rPr>
        <w:t>DESCRIPTION OF DATA</w:t>
      </w:r>
      <w:r w:rsidRPr="268E9F84" w:rsidR="00C61F52">
        <w:rPr>
          <w:rFonts w:ascii="Calibri" w:hAnsi="Calibri" w:cs="Calibri"/>
          <w:b w:val="1"/>
          <w:bCs w:val="1"/>
          <w:sz w:val="22"/>
          <w:szCs w:val="22"/>
        </w:rPr>
        <w:t>.</w:t>
      </w:r>
    </w:p>
    <w:p w:rsidRPr="0091137A" w:rsidR="00FA155C" w:rsidP="42C5B079" w:rsidRDefault="00FA155C" w14:paraId="434D6EE6" w14:textId="182422C2">
      <w:pPr>
        <w:pStyle w:val="Normal"/>
        <w:spacing w:after="0" w:line="360" w:lineRule="auto"/>
        <w:jc w:val="both"/>
        <w:rPr>
          <w:rFonts w:ascii="Calibri" w:hAnsi="Calibri" w:eastAsia="Calibri" w:cs="Calibri"/>
          <w:b w:val="0"/>
          <w:bCs w:val="0"/>
          <w:i w:val="0"/>
          <w:iCs w:val="0"/>
          <w:caps w:val="0"/>
          <w:smallCaps w:val="0"/>
          <w:strike w:val="0"/>
          <w:dstrike w:val="0"/>
          <w:noProof w:val="0"/>
          <w:color w:val="FF0000"/>
          <w:sz w:val="22"/>
          <w:szCs w:val="22"/>
          <w:u w:val="none"/>
          <w:lang w:val="en-GB"/>
        </w:rPr>
      </w:pPr>
      <w:r w:rsidRPr="42C5B079" w:rsidR="00FA155C">
        <w:rPr>
          <w:rFonts w:ascii="Calibri" w:hAnsi="Calibri" w:cs="Calibri"/>
          <w:b w:val="1"/>
          <w:bCs w:val="1"/>
          <w:sz w:val="22"/>
          <w:szCs w:val="22"/>
        </w:rPr>
        <w:t>4.1.</w:t>
      </w:r>
      <w:r w:rsidRPr="42C5B079" w:rsidR="00FA155C">
        <w:rPr>
          <w:rFonts w:ascii="Calibri" w:hAnsi="Calibri" w:cs="Calibri"/>
          <w:sz w:val="22"/>
          <w:szCs w:val="22"/>
        </w:rPr>
        <w:t xml:space="preserve"> The Data to be shared under this Agreement is described as follows:</w:t>
      </w:r>
      <w:r w:rsidRPr="42C5B079" w:rsidR="4A2B3D43">
        <w:rPr>
          <w:rFonts w:ascii="Calibri" w:hAnsi="Calibri" w:cs="Calibri"/>
          <w:sz w:val="22"/>
          <w:szCs w:val="22"/>
        </w:rPr>
        <w:t xml:space="preserve"> </w:t>
      </w:r>
    </w:p>
    <w:p w:rsidR="00FA155C" w:rsidP="19255886" w:rsidRDefault="00FA155C" w14:paraId="273FFFDE" w14:textId="33D36BB1">
      <w:pPr>
        <w:spacing w:after="0" w:line="360" w:lineRule="auto"/>
        <w:jc w:val="both"/>
        <w:rPr>
          <w:rFonts w:ascii="Calibri" w:hAnsi="Calibri" w:eastAsia="Calibri" w:cs="Calibri"/>
          <w:b w:val="0"/>
          <w:bCs w:val="0"/>
          <w:i w:val="0"/>
          <w:iCs w:val="0"/>
          <w:caps w:val="0"/>
          <w:smallCaps w:val="0"/>
          <w:strike w:val="0"/>
          <w:dstrike w:val="0"/>
          <w:noProof w:val="0"/>
          <w:color w:val="FF0000"/>
          <w:sz w:val="22"/>
          <w:szCs w:val="22"/>
          <w:u w:val="none"/>
          <w:lang w:val="en-GB"/>
        </w:rPr>
      </w:pPr>
      <w:r w:rsidRPr="19255886" w:rsidR="00FA155C">
        <w:rPr>
          <w:rFonts w:ascii="Calibri" w:hAnsi="Calibri" w:cs="Calibri"/>
          <w:strike w:val="1"/>
          <w:sz w:val="22"/>
          <w:szCs w:val="22"/>
        </w:rPr>
        <w:t xml:space="preserve">The Data to be shared under this Agreement is </w:t>
      </w:r>
      <w:r w:rsidRPr="19255886" w:rsidR="00FA155C">
        <w:rPr>
          <w:rFonts w:ascii="Calibri" w:hAnsi="Calibri" w:cs="Calibri"/>
          <w:strike w:val="1"/>
          <w:sz w:val="22"/>
          <w:szCs w:val="22"/>
        </w:rPr>
        <w:t>t</w:t>
      </w:r>
      <w:r w:rsidRPr="19255886" w:rsidR="00FA155C">
        <w:rPr>
          <w:rFonts w:ascii="Calibri" w:hAnsi="Calibri" w:cs="Calibri"/>
          <w:strike w:val="1"/>
          <w:sz w:val="22"/>
          <w:szCs w:val="22"/>
        </w:rPr>
        <w:t>he "</w:t>
      </w:r>
      <w:r w:rsidRPr="19255886" w:rsidR="00FA155C">
        <w:rPr>
          <w:rFonts w:ascii="Calibri" w:hAnsi="Calibri" w:cs="Calibri"/>
          <w:strike w:val="1"/>
          <w:sz w:val="22"/>
          <w:szCs w:val="22"/>
        </w:rPr>
        <w:t>dafa</w:t>
      </w:r>
      <w:r w:rsidRPr="19255886" w:rsidR="00FA155C">
        <w:rPr>
          <w:rFonts w:ascii="Calibri" w:hAnsi="Calibri" w:cs="Calibri"/>
          <w:strike w:val="1"/>
          <w:sz w:val="22"/>
          <w:szCs w:val="22"/>
        </w:rPr>
        <w:t xml:space="preserve">," offered at a price of £59.99. This is a description of Product ABC. </w:t>
      </w:r>
      <w:r w:rsidRPr="19255886" w:rsidR="00FA155C">
        <w:rPr>
          <w:rFonts w:ascii="Calibri" w:hAnsi="Calibri" w:cs="Calibri"/>
          <w:strike w:val="0"/>
          <w:dstrike w:val="0"/>
          <w:sz w:val="22"/>
          <w:szCs w:val="22"/>
        </w:rPr>
        <w:t xml:space="preserve">It is categorized </w:t>
      </w:r>
      <w:r w:rsidRPr="19255886" w:rsidR="00FA155C">
        <w:rPr>
          <w:rFonts w:ascii="Calibri" w:hAnsi="Calibri" w:cs="Calibri"/>
          <w:strike w:val="0"/>
          <w:dstrike w:val="0"/>
          <w:sz w:val="22"/>
          <w:szCs w:val="22"/>
        </w:rPr>
        <w:t xml:space="preserve">as </w:t>
      </w:r>
      <w:r w:rsidRPr="19255886" w:rsidR="61584ACB">
        <w:rPr>
          <w:rFonts w:ascii="Calibri" w:hAnsi="Calibri" w:eastAsia="Calibri" w:cs="Calibri"/>
          <w:b w:val="0"/>
          <w:bCs w:val="0"/>
          <w:i w:val="0"/>
          <w:iCs w:val="0"/>
          <w:caps w:val="0"/>
          <w:smallCaps w:val="0"/>
          <w:strike w:val="0"/>
          <w:dstrike w:val="0"/>
          <w:noProof w:val="0"/>
          <w:color w:val="FF0000"/>
          <w:sz w:val="22"/>
          <w:szCs w:val="22"/>
          <w:u w:val="none"/>
          <w:lang w:val="en-GB"/>
        </w:rPr>
        <w:t>Google Analytics, Meta Ads, website traffic,</w:t>
      </w:r>
      <w:r w:rsidRPr="19255886" w:rsidR="00FA155C">
        <w:rPr>
          <w:rFonts w:ascii="Calibri" w:hAnsi="Calibri" w:cs="Calibri"/>
          <w:strike w:val="0"/>
          <w:dstrike w:val="0"/>
          <w:sz w:val="22"/>
          <w:szCs w:val="22"/>
        </w:rPr>
        <w:t xml:space="preserve"> and</w:t>
      </w:r>
      <w:r w:rsidRPr="19255886" w:rsidR="00FA155C">
        <w:rPr>
          <w:rFonts w:ascii="Calibri" w:hAnsi="Calibri" w:cs="Calibri"/>
          <w:strike w:val="0"/>
          <w:dstrike w:val="0"/>
          <w:sz w:val="22"/>
          <w:szCs w:val="22"/>
        </w:rPr>
        <w:t xml:space="preserve"> is provided </w:t>
      </w:r>
      <w:commentRangeStart w:id="511531596"/>
      <w:r w:rsidRPr="19255886" w:rsidR="00FA155C">
        <w:rPr>
          <w:rFonts w:ascii="Calibri" w:hAnsi="Calibri" w:cs="Calibri"/>
          <w:strike w:val="0"/>
          <w:dstrike w:val="0"/>
          <w:sz w:val="22"/>
          <w:szCs w:val="22"/>
        </w:rPr>
        <w:t>i</w:t>
      </w:r>
      <w:r w:rsidRPr="19255886" w:rsidR="00FA155C">
        <w:rPr>
          <w:rFonts w:ascii="Calibri" w:hAnsi="Calibri" w:cs="Calibri"/>
          <w:strike w:val="0"/>
          <w:dstrike w:val="0"/>
          <w:sz w:val="22"/>
          <w:szCs w:val="22"/>
        </w:rPr>
        <w:t xml:space="preserve">n  </w:t>
      </w:r>
      <w:commentRangeEnd w:id="511531596"/>
      <w:r>
        <w:rPr>
          <w:rStyle w:val="CommentReference"/>
        </w:rPr>
        <w:commentReference w:id="511531596"/>
      </w:r>
      <w:r w:rsidRPr="19255886" w:rsidR="00FA155C">
        <w:rPr>
          <w:rFonts w:ascii="Calibri" w:hAnsi="Calibri" w:cs="Calibri"/>
          <w:strike w:val="0"/>
          <w:dstrike w:val="0"/>
          <w:sz w:val="22"/>
          <w:szCs w:val="22"/>
        </w:rPr>
        <w:t>with</w:t>
      </w:r>
      <w:r w:rsidRPr="19255886" w:rsidR="00FA155C">
        <w:rPr>
          <w:rFonts w:ascii="Calibri" w:hAnsi="Calibri" w:cs="Calibri"/>
          <w:strike w:val="0"/>
          <w:dstrike w:val="0"/>
          <w:sz w:val="22"/>
          <w:szCs w:val="22"/>
        </w:rPr>
        <w:t xml:space="preserve"> </w:t>
      </w:r>
      <w:r w:rsidRPr="19255886" w:rsidR="00FA155C">
        <w:rPr>
          <w:rFonts w:ascii="Calibri" w:hAnsi="Calibri" w:cs="Calibri"/>
          <w:strike w:val="0"/>
          <w:dstrike w:val="0"/>
          <w:sz w:val="22"/>
          <w:szCs w:val="22"/>
        </w:rPr>
        <w:t xml:space="preserve">a total size </w:t>
      </w:r>
      <w:r w:rsidRPr="19255886" w:rsidR="00FA155C">
        <w:rPr>
          <w:rFonts w:ascii="Calibri" w:hAnsi="Calibri" w:cs="Calibri"/>
          <w:strike w:val="0"/>
          <w:dstrike w:val="0"/>
          <w:sz w:val="22"/>
          <w:szCs w:val="22"/>
        </w:rPr>
        <w:t>o</w:t>
      </w:r>
      <w:r w:rsidRPr="19255886" w:rsidR="00FA155C">
        <w:rPr>
          <w:rFonts w:ascii="Calibri" w:hAnsi="Calibri" w:cs="Calibri"/>
          <w:strike w:val="0"/>
          <w:dstrike w:val="0"/>
          <w:sz w:val="22"/>
          <w:szCs w:val="22"/>
        </w:rPr>
        <w:t>f .</w:t>
      </w:r>
      <w:r w:rsidRPr="19255886" w:rsidR="00FA155C">
        <w:rPr>
          <w:rFonts w:ascii="Calibri" w:hAnsi="Calibri" w:cs="Calibri"/>
          <w:strike w:val="0"/>
          <w:dstrike w:val="0"/>
          <w:sz w:val="22"/>
          <w:szCs w:val="22"/>
        </w:rPr>
        <w:t xml:space="preserve"> </w:t>
      </w:r>
      <w:r w:rsidRPr="19255886" w:rsidR="00FA155C">
        <w:rPr>
          <w:rFonts w:ascii="Calibri" w:hAnsi="Calibri" w:cs="Calibri"/>
          <w:strike w:val="0"/>
          <w:dstrike w:val="0"/>
          <w:sz w:val="22"/>
          <w:szCs w:val="22"/>
        </w:rPr>
        <w:t xml:space="preserve">The dataset is accessible at </w:t>
      </w:r>
      <w:del w:author="George Konstantinidis" w:date="2025-12-11T14:36:14.898Z" w:id="1525100950">
        <w:r w:rsidRPr="19255886" w:rsidDel="00FA155C">
          <w:rPr>
            <w:rFonts w:ascii="Calibri" w:hAnsi="Calibri" w:cs="Calibri"/>
            <w:strike w:val="0"/>
            <w:dstrike w:val="0"/>
            <w:sz w:val="22"/>
            <w:szCs w:val="22"/>
          </w:rPr>
          <w:delText>Data</w:delText>
        </w:r>
      </w:del>
      <w:ins w:author="George Konstantinidis" w:date="2025-12-11T14:36:17.561Z" w:id="234866034">
        <w:r w:rsidRPr="19255886" w:rsidR="25D9B221">
          <w:rPr>
            <w:rFonts w:ascii="Calibri" w:hAnsi="Calibri" w:cs="Calibri"/>
            <w:strike w:val="0"/>
            <w:dstrike w:val="0"/>
            <w:sz w:val="22"/>
            <w:szCs w:val="22"/>
          </w:rPr>
          <w:t>API</w:t>
        </w:r>
        <w:r w:rsidRPr="19255886" w:rsidR="25D9B221">
          <w:rPr>
            <w:rFonts w:ascii="Calibri" w:hAnsi="Calibri" w:cs="Calibri"/>
            <w:strike w:val="0"/>
            <w:dstrike w:val="0"/>
            <w:sz w:val="22"/>
            <w:szCs w:val="22"/>
          </w:rPr>
          <w:t>?</w:t>
        </w:r>
      </w:ins>
      <w:r w:rsidRPr="19255886" w:rsidR="00FA155C">
        <w:rPr>
          <w:rFonts w:ascii="Calibri" w:hAnsi="Calibri" w:cs="Calibri"/>
          <w:strike w:val="0"/>
          <w:dstrike w:val="0"/>
          <w:sz w:val="22"/>
          <w:szCs w:val="22"/>
        </w:rPr>
        <w:t xml:space="preserve">, with usage governed by the policy available </w:t>
      </w:r>
      <w:r w:rsidRPr="19255886" w:rsidR="00FA155C">
        <w:rPr>
          <w:rFonts w:ascii="Calibri" w:hAnsi="Calibri" w:cs="Calibri"/>
          <w:strike w:val="0"/>
          <w:dstrike w:val="0"/>
          <w:sz w:val="22"/>
          <w:szCs w:val="22"/>
        </w:rPr>
        <w:t>a</w:t>
      </w:r>
      <w:r w:rsidRPr="19255886" w:rsidR="00FA155C">
        <w:rPr>
          <w:rFonts w:ascii="Calibri" w:hAnsi="Calibri" w:cs="Calibri"/>
          <w:strike w:val="0"/>
          <w:dstrike w:val="0"/>
          <w:sz w:val="22"/>
          <w:szCs w:val="22"/>
        </w:rPr>
        <w:t xml:space="preserve">t </w:t>
      </w:r>
      <w:ins w:author="George Konstantinidis" w:date="2025-12-11T14:36:33.204Z" w:id="2066167345">
        <w:r w:rsidRPr="19255886" w:rsidR="08A629E2">
          <w:rPr>
            <w:rFonts w:ascii="Calibri" w:hAnsi="Calibri" w:cs="Calibri"/>
            <w:strike w:val="0"/>
            <w:dstrike w:val="0"/>
            <w:sz w:val="22"/>
            <w:szCs w:val="22"/>
          </w:rPr>
          <w:t>POLICY URL</w:t>
        </w:r>
      </w:ins>
      <w:r w:rsidRPr="19255886" w:rsidR="00FA155C">
        <w:rPr>
          <w:rFonts w:ascii="Calibri" w:hAnsi="Calibri" w:cs="Calibri"/>
          <w:strike w:val="0"/>
          <w:dstrike w:val="0"/>
          <w:sz w:val="22"/>
          <w:szCs w:val="22"/>
        </w:rPr>
        <w:t>.</w:t>
      </w:r>
      <w:r w:rsidRPr="19255886" w:rsidR="00FA155C">
        <w:rPr>
          <w:rFonts w:ascii="Calibri" w:hAnsi="Calibri" w:cs="Calibri"/>
          <w:strike w:val="0"/>
          <w:dstrike w:val="0"/>
          <w:sz w:val="22"/>
          <w:szCs w:val="22"/>
        </w:rPr>
        <w:t xml:space="preserve"> </w:t>
      </w:r>
      <w:commentRangeStart w:id="1643042214"/>
      <w:r w:rsidRPr="19255886" w:rsidR="00FA155C">
        <w:rPr>
          <w:rFonts w:ascii="Calibri" w:hAnsi="Calibri" w:cs="Calibri"/>
          <w:strike w:val="0"/>
          <w:dstrike w:val="0"/>
          <w:sz w:val="22"/>
          <w:szCs w:val="22"/>
        </w:rPr>
        <w:t xml:space="preserve">Associated tags include electronics, gadgets, technology. Environmental sustainability metrics for both generation and serving are detailed in Machine-Readable Appendix </w:t>
      </w:r>
      <w:r w:rsidRPr="19255886" w:rsidR="00EE3E2B">
        <w:rPr>
          <w:rFonts w:ascii="Calibri" w:hAnsi="Calibri" w:cs="Calibri"/>
          <w:strike w:val="0"/>
          <w:dstrike w:val="0"/>
          <w:sz w:val="22"/>
          <w:szCs w:val="22"/>
        </w:rPr>
        <w:t>A</w:t>
      </w:r>
      <w:r w:rsidRPr="19255886" w:rsidR="00FA155C">
        <w:rPr>
          <w:rFonts w:ascii="Calibri" w:hAnsi="Calibri" w:cs="Calibri"/>
          <w:strike w:val="0"/>
          <w:dstrike w:val="0"/>
          <w:sz w:val="22"/>
          <w:szCs w:val="22"/>
        </w:rPr>
        <w:t>1.</w:t>
      </w:r>
      <w:commentRangeEnd w:id="1643042214"/>
      <w:r>
        <w:rPr>
          <w:rStyle w:val="CommentReference"/>
        </w:rPr>
        <w:commentReference w:id="1643042214"/>
      </w:r>
    </w:p>
    <w:p w:rsidRPr="00663417" w:rsidR="00CA2C5B" w:rsidP="00CA2C5B" w:rsidRDefault="00924638" w14:paraId="111D4248" w14:textId="07126F8A" w14:noSpellErr="1">
      <w:pPr>
        <w:spacing w:after="0" w:line="360" w:lineRule="auto"/>
        <w:jc w:val="both"/>
        <w:rPr>
          <w:rFonts w:ascii="Calibri" w:hAnsi="Calibri" w:cs="Calibri"/>
          <w:sz w:val="22"/>
          <w:szCs w:val="22"/>
        </w:rPr>
      </w:pPr>
      <w:r w:rsidRPr="268E9F84" w:rsidR="00924638">
        <w:rPr>
          <w:rFonts w:ascii="Calibri" w:hAnsi="Calibri" w:cs="Calibri"/>
          <w:b w:val="1"/>
          <w:bCs w:val="1"/>
          <w:sz w:val="22"/>
          <w:szCs w:val="22"/>
        </w:rPr>
        <w:t>4</w:t>
      </w:r>
      <w:r w:rsidRPr="268E9F84" w:rsidR="00CA2C5B">
        <w:rPr>
          <w:rFonts w:ascii="Calibri" w:hAnsi="Calibri" w:cs="Calibri"/>
          <w:b w:val="1"/>
          <w:bCs w:val="1"/>
          <w:sz w:val="22"/>
          <w:szCs w:val="22"/>
        </w:rPr>
        <w:t>.</w:t>
      </w:r>
      <w:r w:rsidRPr="268E9F84" w:rsidR="00CA2C5B">
        <w:rPr>
          <w:rFonts w:ascii="Calibri" w:hAnsi="Calibri" w:cs="Calibri"/>
          <w:b w:val="1"/>
          <w:bCs w:val="1"/>
          <w:sz w:val="22"/>
          <w:szCs w:val="22"/>
        </w:rPr>
        <w:t>2</w:t>
      </w:r>
      <w:r w:rsidRPr="268E9F84" w:rsidR="00CA2C5B">
        <w:rPr>
          <w:rFonts w:ascii="Calibri" w:hAnsi="Calibri" w:cs="Calibri"/>
          <w:b w:val="1"/>
          <w:bCs w:val="1"/>
          <w:sz w:val="22"/>
          <w:szCs w:val="22"/>
        </w:rPr>
        <w:t>.</w:t>
      </w:r>
      <w:r w:rsidRPr="268E9F84" w:rsidR="00CA2C5B">
        <w:rPr>
          <w:rFonts w:ascii="Calibri" w:hAnsi="Calibri" w:cs="Calibri"/>
          <w:sz w:val="22"/>
          <w:szCs w:val="22"/>
        </w:rPr>
        <w:t xml:space="preserve"> </w:t>
      </w:r>
      <w:r w:rsidRPr="268E9F84" w:rsidR="00CA2C5B">
        <w:rPr>
          <w:rFonts w:ascii="Calibri" w:hAnsi="Calibri" w:cs="Calibri"/>
          <w:sz w:val="22"/>
          <w:szCs w:val="22"/>
        </w:rPr>
        <w:t xml:space="preserve">The </w:t>
      </w:r>
      <w:r w:rsidRPr="268E9F84" w:rsidR="00CA2C5B">
        <w:rPr>
          <w:rFonts w:ascii="Calibri" w:hAnsi="Calibri" w:cs="Calibri"/>
          <w:sz w:val="22"/>
          <w:szCs w:val="22"/>
        </w:rPr>
        <w:t>Machine-Readable (MR)</w:t>
      </w:r>
      <w:r w:rsidRPr="268E9F84" w:rsidR="00CA2C5B">
        <w:rPr>
          <w:rFonts w:ascii="Calibri" w:hAnsi="Calibri" w:cs="Calibri"/>
          <w:sz w:val="22"/>
          <w:szCs w:val="22"/>
        </w:rPr>
        <w:t xml:space="preserve"> version of the description of data </w:t>
      </w:r>
      <w:r w:rsidRPr="268E9F84" w:rsidR="00CA2C5B">
        <w:rPr>
          <w:rFonts w:ascii="Calibri" w:hAnsi="Calibri" w:cs="Calibri"/>
          <w:sz w:val="22"/>
          <w:szCs w:val="22"/>
        </w:rPr>
        <w:t>(including its URI, description, format, size, associated tags, and environmental cost metrics)</w:t>
      </w:r>
      <w:r w:rsidRPr="268E9F84" w:rsidR="00CA2C5B">
        <w:rPr>
          <w:rFonts w:ascii="Calibri" w:hAnsi="Calibri" w:cs="Calibri"/>
          <w:sz w:val="22"/>
          <w:szCs w:val="22"/>
        </w:rPr>
        <w:t xml:space="preserve"> is</w:t>
      </w:r>
      <w:r w:rsidRPr="268E9F84" w:rsidR="00CA2C5B">
        <w:rPr>
          <w:rFonts w:ascii="Calibri" w:hAnsi="Calibri" w:cs="Calibri"/>
          <w:sz w:val="22"/>
          <w:szCs w:val="22"/>
        </w:rPr>
        <w:t xml:space="preserve"> presented in the Appendix A1.</w:t>
      </w:r>
    </w:p>
    <w:p w:rsidRPr="0091137A" w:rsidR="00EE3E2B" w:rsidP="268E9F84" w:rsidRDefault="00EE3E2B" w14:paraId="4A1E532C" w14:noSpellErr="1" w14:textId="04934E6E">
      <w:pPr>
        <w:pStyle w:val="Normal"/>
        <w:spacing w:after="0" w:line="360" w:lineRule="auto"/>
        <w:jc w:val="both"/>
        <w:rPr>
          <w:rFonts w:ascii="Calibri" w:hAnsi="Calibri" w:cs="Calibri"/>
          <w:sz w:val="22"/>
          <w:szCs w:val="22"/>
          <w:highlight w:val="yellow"/>
        </w:rPr>
      </w:pPr>
    </w:p>
    <w:p w:rsidRPr="0091137A" w:rsidR="00FA155C" w:rsidP="0030643E" w:rsidRDefault="00FA155C" w14:paraId="6A016274" w14:textId="0A2DA93D"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 xml:space="preserve">5. </w:t>
      </w:r>
      <w:r w:rsidRPr="268E9F84" w:rsidR="00731343">
        <w:rPr>
          <w:rFonts w:ascii="Calibri" w:hAnsi="Calibri" w:cs="Calibri"/>
          <w:b w:val="1"/>
          <w:bCs w:val="1"/>
          <w:sz w:val="22"/>
          <w:szCs w:val="22"/>
        </w:rPr>
        <w:t xml:space="preserve">DATA USE – PERMITTED </w:t>
      </w:r>
      <w:r w:rsidRPr="268E9F84" w:rsidR="00731343">
        <w:rPr>
          <w:rFonts w:ascii="Calibri" w:hAnsi="Calibri" w:cs="Calibri"/>
          <w:b w:val="1"/>
          <w:bCs w:val="1"/>
          <w:sz w:val="22"/>
          <w:szCs w:val="22"/>
        </w:rPr>
        <w:t>PURPOSES</w:t>
      </w:r>
      <w:r w:rsidRPr="268E9F84" w:rsidR="00324387">
        <w:rPr>
          <w:rFonts w:ascii="Calibri" w:hAnsi="Calibri" w:cs="Calibri"/>
          <w:b w:val="1"/>
          <w:bCs w:val="1"/>
          <w:sz w:val="22"/>
          <w:szCs w:val="22"/>
        </w:rPr>
        <w:t>.</w:t>
      </w:r>
    </w:p>
    <w:p w:rsidRPr="0091137A" w:rsidR="00EE3E2B" w:rsidP="42C5B079" w:rsidRDefault="00FA155C" w14:paraId="100A1363" w14:textId="058E3028">
      <w:pPr>
        <w:pStyle w:val="Normal"/>
        <w:spacing w:after="0" w:line="360" w:lineRule="auto"/>
        <w:jc w:val="both"/>
        <w:rPr>
          <w:rFonts w:ascii="Calibri" w:hAnsi="Calibri" w:cs="Calibri"/>
          <w:strike w:val="0"/>
          <w:dstrike w:val="0"/>
          <w:sz w:val="22"/>
          <w:szCs w:val="22"/>
        </w:rPr>
      </w:pPr>
      <w:r w:rsidRPr="42C5B079" w:rsidR="00FA155C">
        <w:rPr>
          <w:rFonts w:ascii="Calibri" w:hAnsi="Calibri" w:cs="Calibri"/>
          <w:b w:val="1"/>
          <w:bCs w:val="1"/>
          <w:sz w:val="22"/>
          <w:szCs w:val="22"/>
        </w:rPr>
        <w:t>5.1.</w:t>
      </w:r>
      <w:r w:rsidRPr="42C5B079" w:rsidR="00FA155C">
        <w:rPr>
          <w:rFonts w:ascii="Calibri" w:hAnsi="Calibri" w:cs="Calibri"/>
          <w:sz w:val="22"/>
          <w:szCs w:val="22"/>
        </w:rPr>
        <w:t xml:space="preserve"> The Shared Data shall be used by the Data Consumer solely for the permitted purpose(s)</w:t>
      </w:r>
      <w:r w:rsidRPr="42C5B079" w:rsidR="00A83F3B">
        <w:rPr>
          <w:rFonts w:ascii="Calibri" w:hAnsi="Calibri" w:cs="Calibri"/>
          <w:sz w:val="22"/>
          <w:szCs w:val="22"/>
        </w:rPr>
        <w:t xml:space="preserve"> </w:t>
      </w:r>
      <w:r w:rsidRPr="42C5B079" w:rsidR="00A83F3B">
        <w:rPr>
          <w:rFonts w:ascii="Calibri" w:hAnsi="Calibri" w:cs="Calibri"/>
          <w:strike w:val="0"/>
          <w:dstrike w:val="0"/>
          <w:sz w:val="22"/>
          <w:szCs w:val="22"/>
        </w:rPr>
        <w:t>set out in Clause</w:t>
      </w:r>
      <w:r w:rsidRPr="42C5B079" w:rsidR="00390FA0">
        <w:rPr>
          <w:rFonts w:ascii="Calibri" w:hAnsi="Calibri" w:cs="Calibri"/>
          <w:strike w:val="0"/>
          <w:dstrike w:val="0"/>
          <w:sz w:val="22"/>
          <w:szCs w:val="22"/>
        </w:rPr>
        <w:t>s</w:t>
      </w:r>
      <w:r w:rsidRPr="42C5B079" w:rsidR="00A83F3B">
        <w:rPr>
          <w:rFonts w:ascii="Calibri" w:hAnsi="Calibri" w:cs="Calibri"/>
          <w:strike w:val="0"/>
          <w:dstrike w:val="0"/>
          <w:sz w:val="22"/>
          <w:szCs w:val="22"/>
        </w:rPr>
        <w:t xml:space="preserve"> </w:t>
      </w:r>
      <w:commentRangeStart w:id="1965361350"/>
      <w:r w:rsidRPr="42C5B079" w:rsidR="00A83F3B">
        <w:rPr>
          <w:rFonts w:ascii="Calibri" w:hAnsi="Calibri" w:cs="Calibri"/>
          <w:strike w:val="0"/>
          <w:dstrike w:val="0"/>
          <w:sz w:val="22"/>
          <w:szCs w:val="22"/>
        </w:rPr>
        <w:t>7</w:t>
      </w:r>
      <w:r w:rsidRPr="42C5B079" w:rsidR="00390FA0">
        <w:rPr>
          <w:rFonts w:ascii="Calibri" w:hAnsi="Calibri" w:cs="Calibri"/>
          <w:strike w:val="0"/>
          <w:dstrike w:val="0"/>
          <w:sz w:val="22"/>
          <w:szCs w:val="22"/>
        </w:rPr>
        <w:t xml:space="preserve"> and 8</w:t>
      </w:r>
      <w:commentRangeEnd w:id="1965361350"/>
      <w:r>
        <w:rPr>
          <w:rStyle w:val="CommentReference"/>
        </w:rPr>
        <w:commentReference w:id="1965361350"/>
      </w:r>
      <w:r w:rsidRPr="42C5B079" w:rsidR="00A83F3B">
        <w:rPr>
          <w:rFonts w:ascii="Calibri" w:hAnsi="Calibri" w:cs="Calibri"/>
          <w:strike w:val="0"/>
          <w:dstrike w:val="0"/>
          <w:sz w:val="22"/>
          <w:szCs w:val="22"/>
        </w:rPr>
        <w:t>.</w:t>
      </w:r>
    </w:p>
    <w:p w:rsidRPr="0091137A" w:rsidR="00FA155C" w:rsidP="0030643E" w:rsidRDefault="00FA155C" w14:paraId="1F1AD28A" w14:textId="63844E05"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5.2.</w:t>
      </w:r>
      <w:r w:rsidRPr="268E9F84" w:rsidR="00FA155C">
        <w:rPr>
          <w:rFonts w:ascii="Calibri" w:hAnsi="Calibri" w:cs="Calibri"/>
          <w:sz w:val="22"/>
          <w:szCs w:val="22"/>
        </w:rPr>
        <w:t xml:space="preserve"> No other use is </w:t>
      </w:r>
      <w:r w:rsidRPr="268E9F84" w:rsidR="00FA155C">
        <w:rPr>
          <w:rFonts w:ascii="Calibri" w:hAnsi="Calibri" w:cs="Calibri"/>
          <w:sz w:val="22"/>
          <w:szCs w:val="22"/>
        </w:rPr>
        <w:t>permitted</w:t>
      </w:r>
      <w:r w:rsidRPr="268E9F84" w:rsidR="00FA155C">
        <w:rPr>
          <w:rFonts w:ascii="Calibri" w:hAnsi="Calibri" w:cs="Calibri"/>
          <w:sz w:val="22"/>
          <w:szCs w:val="22"/>
        </w:rPr>
        <w:t xml:space="preserve"> without prior written consent of the Data Provider.</w:t>
      </w:r>
    </w:p>
    <w:p w:rsidRPr="0091137A" w:rsidR="00C30FAC" w:rsidP="0030643E" w:rsidRDefault="00C30FAC" w14:paraId="041B1480" w14:textId="77777777" w14:noSpellErr="1">
      <w:pPr>
        <w:spacing w:after="0" w:line="360" w:lineRule="auto"/>
        <w:jc w:val="both"/>
        <w:rPr>
          <w:rFonts w:ascii="Calibri" w:hAnsi="Calibri" w:cs="Calibri"/>
          <w:sz w:val="22"/>
          <w:szCs w:val="22"/>
          <w:highlight w:val="yellow"/>
        </w:rPr>
      </w:pPr>
    </w:p>
    <w:p w:rsidRPr="0091137A" w:rsidR="00FA155C" w:rsidP="0030643E" w:rsidRDefault="00FA155C" w14:paraId="630BA89C" w14:textId="77FCD973"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 xml:space="preserve">6. </w:t>
      </w:r>
      <w:r w:rsidRPr="268E9F84" w:rsidR="00731343">
        <w:rPr>
          <w:rFonts w:ascii="Calibri" w:hAnsi="Calibri" w:cs="Calibri"/>
          <w:b w:val="1"/>
          <w:bCs w:val="1"/>
          <w:sz w:val="22"/>
          <w:szCs w:val="22"/>
        </w:rPr>
        <w:t>GENERAL OBLIGATIONS OF THE PARTIES</w:t>
      </w:r>
      <w:r w:rsidRPr="268E9F84" w:rsidR="00324387">
        <w:rPr>
          <w:rFonts w:ascii="Calibri" w:hAnsi="Calibri" w:cs="Calibri"/>
          <w:b w:val="1"/>
          <w:bCs w:val="1"/>
          <w:sz w:val="22"/>
          <w:szCs w:val="22"/>
        </w:rPr>
        <w:t>.</w:t>
      </w:r>
    </w:p>
    <w:p w:rsidRPr="0091137A" w:rsidR="00FA155C" w:rsidP="268E9F84" w:rsidRDefault="00FA155C" w14:paraId="51505684" w14:textId="2B1F27DC">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6.1.</w:t>
      </w:r>
      <w:r w:rsidRPr="268E9F84" w:rsidR="00FA155C">
        <w:rPr>
          <w:rFonts w:ascii="Calibri" w:hAnsi="Calibri" w:cs="Calibri"/>
          <w:strike w:val="1"/>
          <w:sz w:val="22"/>
          <w:szCs w:val="22"/>
        </w:rPr>
        <w:t xml:space="preserve"> Both Parties are </w:t>
      </w:r>
      <w:r w:rsidRPr="268E9F84" w:rsidR="00FA155C">
        <w:rPr>
          <w:rFonts w:ascii="Calibri" w:hAnsi="Calibri" w:cs="Calibri"/>
          <w:strike w:val="1"/>
          <w:sz w:val="22"/>
          <w:szCs w:val="22"/>
        </w:rPr>
        <w:t>obliged</w:t>
      </w:r>
      <w:r w:rsidRPr="268E9F84" w:rsidR="51374B80">
        <w:rPr>
          <w:rFonts w:ascii="Calibri" w:hAnsi="Calibri" w:eastAsia="Calibri" w:cs="Calibri"/>
          <w:strike w:val="1"/>
          <w:sz w:val="22"/>
          <w:szCs w:val="22"/>
        </w:rPr>
        <w:t xml:space="preserve"> to</w:t>
      </w:r>
      <w:r w:rsidRPr="268E9F84" w:rsidR="51374B80">
        <w:rPr>
          <w:rFonts w:ascii="Calibri" w:hAnsi="Calibri" w:eastAsia="Calibri" w:cs="Calibri"/>
          <w:strike w:val="1"/>
          <w:sz w:val="22"/>
          <w:szCs w:val="22"/>
        </w:rPr>
        <w:t xml:space="preserve"> </w:t>
      </w:r>
      <w:r w:rsidRPr="268E9F84" w:rsidR="51374B80">
        <w:rPr>
          <w:rFonts w:ascii="Calibri" w:hAnsi="Calibri" w:eastAsia="Calibri" w:cs="Calibri"/>
          <w:strike w:val="1"/>
          <w:sz w:val="22"/>
          <w:szCs w:val="22"/>
        </w:rPr>
        <w:t>fulfill</w:t>
      </w:r>
      <w:r w:rsidRPr="268E9F84" w:rsidR="00FA155C">
        <w:rPr>
          <w:rFonts w:ascii="Calibri" w:hAnsi="Calibri" w:cs="Calibri"/>
          <w:strike w:val="1"/>
          <w:sz w:val="22"/>
          <w:szCs w:val="22"/>
        </w:rPr>
        <w:t xml:space="preserve"> their obligations hereunder, including the processing of the personal data processed, to </w:t>
      </w:r>
      <w:r w:rsidRPr="268E9F84" w:rsidR="00FA155C">
        <w:rPr>
          <w:rFonts w:ascii="Calibri" w:hAnsi="Calibri" w:cs="Calibri"/>
          <w:strike w:val="1"/>
          <w:sz w:val="22"/>
          <w:szCs w:val="22"/>
        </w:rPr>
        <w:t>comply with</w:t>
      </w:r>
      <w:r w:rsidRPr="268E9F84" w:rsidR="00FA155C">
        <w:rPr>
          <w:rFonts w:ascii="Calibri" w:hAnsi="Calibri" w:cs="Calibri"/>
          <w:strike w:val="1"/>
          <w:sz w:val="22"/>
          <w:szCs w:val="22"/>
        </w:rPr>
        <w:t xml:space="preserve"> the applicable data protection law and to apply the basic principles for the protection of personal data, such as the principles of necessity, relevance, confidentiality, </w:t>
      </w:r>
      <w:r w:rsidRPr="268E9F84" w:rsidR="00FA155C">
        <w:rPr>
          <w:rFonts w:ascii="Calibri" w:hAnsi="Calibri" w:cs="Calibri"/>
          <w:strike w:val="1"/>
          <w:sz w:val="22"/>
          <w:szCs w:val="22"/>
        </w:rPr>
        <w:t>availability</w:t>
      </w:r>
      <w:r w:rsidRPr="268E9F84" w:rsidR="00FA155C">
        <w:rPr>
          <w:rFonts w:ascii="Calibri" w:hAnsi="Calibri" w:cs="Calibri"/>
          <w:strike w:val="1"/>
          <w:sz w:val="22"/>
          <w:szCs w:val="22"/>
        </w:rPr>
        <w:t xml:space="preserve"> and integrity. The processing of personal data will also be carried out </w:t>
      </w:r>
      <w:r w:rsidRPr="268E9F84" w:rsidR="00FA155C">
        <w:rPr>
          <w:rFonts w:ascii="Calibri" w:hAnsi="Calibri" w:cs="Calibri"/>
          <w:strike w:val="1"/>
          <w:sz w:val="22"/>
          <w:szCs w:val="22"/>
        </w:rPr>
        <w:t>in accordance with</w:t>
      </w:r>
      <w:r w:rsidRPr="268E9F84" w:rsidR="00FA155C">
        <w:rPr>
          <w:rFonts w:ascii="Calibri" w:hAnsi="Calibri" w:cs="Calibri"/>
          <w:strike w:val="1"/>
          <w:sz w:val="22"/>
          <w:szCs w:val="22"/>
        </w:rPr>
        <w:t xml:space="preserve"> the decisions of the competent Data Protection Authority, the working party under Article 29 of Directive 95/46/EC and the European Data Protection Board under Article 68 of the GDPR.</w:t>
      </w:r>
    </w:p>
    <w:p w:rsidRPr="0091137A" w:rsidR="00FA155C" w:rsidP="0030643E" w:rsidRDefault="00FA155C" w14:paraId="1213EABC" w14:textId="06588473"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6.2.</w:t>
      </w:r>
      <w:r w:rsidRPr="268E9F84" w:rsidR="00FA155C">
        <w:rPr>
          <w:rFonts w:ascii="Calibri" w:hAnsi="Calibri" w:cs="Calibri"/>
          <w:sz w:val="22"/>
          <w:szCs w:val="22"/>
        </w:rPr>
        <w:t xml:space="preserve"> The Data P</w:t>
      </w:r>
      <w:r w:rsidRPr="268E9F84" w:rsidR="00FA155C">
        <w:rPr>
          <w:rFonts w:ascii="Calibri" w:hAnsi="Calibri" w:cs="Calibri"/>
          <w:sz w:val="22"/>
          <w:szCs w:val="22"/>
        </w:rPr>
        <w:t xml:space="preserve">rovider shall ensure that the Data shared is </w:t>
      </w:r>
      <w:r w:rsidRPr="268E9F84" w:rsidR="00FA155C">
        <w:rPr>
          <w:rFonts w:ascii="Calibri" w:hAnsi="Calibri" w:cs="Calibri"/>
          <w:sz w:val="22"/>
          <w:szCs w:val="22"/>
        </w:rPr>
        <w:t>accurate</w:t>
      </w:r>
      <w:r w:rsidRPr="268E9F84" w:rsidR="00FA155C">
        <w:rPr>
          <w:rFonts w:ascii="Calibri" w:hAnsi="Calibri" w:cs="Calibri"/>
          <w:sz w:val="22"/>
          <w:szCs w:val="22"/>
        </w:rPr>
        <w:t xml:space="preserve">, complete, and </w:t>
      </w:r>
      <w:r w:rsidRPr="268E9F84" w:rsidR="00FA155C">
        <w:rPr>
          <w:rFonts w:ascii="Calibri" w:hAnsi="Calibri" w:cs="Calibri"/>
          <w:sz w:val="22"/>
          <w:szCs w:val="22"/>
        </w:rPr>
        <w:t>up-to-date</w:t>
      </w:r>
      <w:r w:rsidRPr="268E9F84" w:rsidR="00FA155C">
        <w:rPr>
          <w:rFonts w:ascii="Calibri" w:hAnsi="Calibri" w:cs="Calibri"/>
          <w:sz w:val="22"/>
          <w:szCs w:val="22"/>
        </w:rPr>
        <w:t>.</w:t>
      </w:r>
    </w:p>
    <w:p w:rsidRPr="0091137A" w:rsidR="00FA155C" w:rsidP="0030643E" w:rsidRDefault="00FA155C" w14:paraId="2120ED8A" w14:textId="0CDDD0D3"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6.3.</w:t>
      </w:r>
      <w:r w:rsidRPr="268E9F84" w:rsidR="00FA155C">
        <w:rPr>
          <w:rFonts w:ascii="Calibri" w:hAnsi="Calibri" w:cs="Calibri"/>
          <w:sz w:val="22"/>
          <w:szCs w:val="22"/>
        </w:rPr>
        <w:t xml:space="preserve"> The Data Consumer shall not </w:t>
      </w:r>
      <w:r w:rsidRPr="268E9F84" w:rsidR="00FA155C">
        <w:rPr>
          <w:rFonts w:ascii="Calibri" w:hAnsi="Calibri" w:cs="Calibri"/>
          <w:sz w:val="22"/>
          <w:szCs w:val="22"/>
        </w:rPr>
        <w:t>transmit</w:t>
      </w:r>
      <w:r w:rsidRPr="268E9F84" w:rsidR="00FA155C">
        <w:rPr>
          <w:rFonts w:ascii="Calibri" w:hAnsi="Calibri" w:cs="Calibri"/>
          <w:sz w:val="22"/>
          <w:szCs w:val="22"/>
        </w:rPr>
        <w:t xml:space="preserve">, </w:t>
      </w:r>
      <w:r w:rsidRPr="268E9F84" w:rsidR="00FA155C">
        <w:rPr>
          <w:rFonts w:ascii="Calibri" w:hAnsi="Calibri" w:cs="Calibri"/>
          <w:sz w:val="22"/>
          <w:szCs w:val="22"/>
        </w:rPr>
        <w:t>disclose</w:t>
      </w:r>
      <w:r w:rsidRPr="268E9F84" w:rsidR="00FA155C">
        <w:rPr>
          <w:rFonts w:ascii="Calibri" w:hAnsi="Calibri" w:cs="Calibri"/>
          <w:sz w:val="22"/>
          <w:szCs w:val="22"/>
        </w:rPr>
        <w:t xml:space="preserve">, </w:t>
      </w:r>
      <w:r w:rsidRPr="268E9F84" w:rsidR="00FA155C">
        <w:rPr>
          <w:rFonts w:ascii="Calibri" w:hAnsi="Calibri" w:cs="Calibri"/>
          <w:sz w:val="22"/>
          <w:szCs w:val="22"/>
        </w:rPr>
        <w:t>tolerate</w:t>
      </w:r>
      <w:r w:rsidRPr="268E9F84" w:rsidR="00FA155C">
        <w:rPr>
          <w:rFonts w:ascii="Calibri" w:hAnsi="Calibri" w:cs="Calibri"/>
          <w:sz w:val="22"/>
          <w:szCs w:val="22"/>
        </w:rPr>
        <w:t xml:space="preserve"> or provide access to the Data to any third party without the prior written consent of the Data Provider, at its sole discretion, unless expressly </w:t>
      </w:r>
      <w:r w:rsidRPr="268E9F84" w:rsidR="00FA155C">
        <w:rPr>
          <w:rFonts w:ascii="Calibri" w:hAnsi="Calibri" w:cs="Calibri"/>
          <w:sz w:val="22"/>
          <w:szCs w:val="22"/>
        </w:rPr>
        <w:t>required</w:t>
      </w:r>
      <w:r w:rsidRPr="268E9F84" w:rsidR="00FA155C">
        <w:rPr>
          <w:rFonts w:ascii="Calibri" w:hAnsi="Calibri" w:cs="Calibri"/>
          <w:sz w:val="22"/>
          <w:szCs w:val="22"/>
        </w:rPr>
        <w:t xml:space="preserve"> to do so under applicable law.</w:t>
      </w:r>
    </w:p>
    <w:p w:rsidRPr="0091137A" w:rsidR="00FA155C" w:rsidP="0030643E" w:rsidRDefault="00FA155C" w14:paraId="0745864D" w14:textId="77777777" w14:noSpellErr="1">
      <w:pPr>
        <w:spacing w:after="0" w:line="360" w:lineRule="auto"/>
        <w:jc w:val="both"/>
        <w:rPr>
          <w:rFonts w:ascii="Calibri" w:hAnsi="Calibri" w:cs="Calibri"/>
          <w:sz w:val="22"/>
          <w:szCs w:val="22"/>
          <w:highlight w:val="yellow"/>
        </w:rPr>
      </w:pPr>
    </w:p>
    <w:p w:rsidRPr="0091137A" w:rsidR="00FA155C" w:rsidP="0030643E" w:rsidRDefault="00FA155C" w14:paraId="113DF02C" w14:textId="7661C069"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 xml:space="preserve">7. </w:t>
      </w:r>
      <w:r w:rsidRPr="268E9F84" w:rsidR="00731343">
        <w:rPr>
          <w:rFonts w:ascii="Calibri" w:hAnsi="Calibri" w:cs="Calibri"/>
          <w:b w:val="1"/>
          <w:bCs w:val="1"/>
          <w:sz w:val="22"/>
          <w:szCs w:val="22"/>
        </w:rPr>
        <w:t>POLICIES AND RULES</w:t>
      </w:r>
      <w:r w:rsidRPr="268E9F84" w:rsidR="00324387">
        <w:rPr>
          <w:rFonts w:ascii="Calibri" w:hAnsi="Calibri" w:cs="Calibri"/>
          <w:b w:val="1"/>
          <w:bCs w:val="1"/>
          <w:sz w:val="22"/>
          <w:szCs w:val="22"/>
        </w:rPr>
        <w:t>.</w:t>
      </w:r>
    </w:p>
    <w:p w:rsidRPr="0091137A" w:rsidR="00FA155C" w:rsidP="268E9F84" w:rsidRDefault="00FA155C" w14:paraId="1033844E" w14:textId="1A213089" w14:noSpellErr="1">
      <w:pPr>
        <w:spacing w:after="0" w:line="360" w:lineRule="auto"/>
        <w:jc w:val="both"/>
        <w:rPr>
          <w:rFonts w:ascii="Calibri" w:hAnsi="Calibri" w:cs="Calibri"/>
          <w:sz w:val="22"/>
          <w:szCs w:val="22"/>
        </w:rPr>
      </w:pPr>
      <w:r w:rsidRPr="1D83E2F6" w:rsidR="00FA155C">
        <w:rPr>
          <w:rFonts w:ascii="Calibri" w:hAnsi="Calibri" w:cs="Calibri"/>
          <w:sz w:val="22"/>
          <w:szCs w:val="22"/>
        </w:rPr>
        <w:t xml:space="preserve">The </w:t>
      </w:r>
      <w:r w:rsidRPr="1D83E2F6" w:rsidR="003D32E6">
        <w:rPr>
          <w:rFonts w:ascii="Calibri" w:hAnsi="Calibri" w:cs="Calibri"/>
          <w:sz w:val="22"/>
          <w:szCs w:val="22"/>
        </w:rPr>
        <w:t xml:space="preserve">Parties </w:t>
      </w:r>
      <w:r w:rsidRPr="1D83E2F6" w:rsidR="00FA155C">
        <w:rPr>
          <w:rFonts w:ascii="Calibri" w:hAnsi="Calibri" w:cs="Calibri"/>
          <w:sz w:val="22"/>
          <w:szCs w:val="22"/>
        </w:rPr>
        <w:t xml:space="preserve">must </w:t>
      </w:r>
      <w:r w:rsidRPr="1D83E2F6" w:rsidR="00FA155C">
        <w:rPr>
          <w:rFonts w:ascii="Calibri" w:hAnsi="Calibri" w:cs="Calibri"/>
          <w:sz w:val="22"/>
          <w:szCs w:val="22"/>
        </w:rPr>
        <w:t>co</w:t>
      </w:r>
      <w:r w:rsidRPr="1D83E2F6" w:rsidR="00FA155C">
        <w:rPr>
          <w:rFonts w:ascii="Calibri" w:hAnsi="Calibri" w:cs="Calibri"/>
          <w:sz w:val="22"/>
          <w:szCs w:val="22"/>
        </w:rPr>
        <w:t>mply with</w:t>
      </w:r>
      <w:r w:rsidRPr="1D83E2F6" w:rsidR="00FA155C">
        <w:rPr>
          <w:rFonts w:ascii="Calibri" w:hAnsi="Calibri" w:cs="Calibri"/>
          <w:sz w:val="22"/>
          <w:szCs w:val="22"/>
        </w:rPr>
        <w:t xml:space="preserve"> the following Rules:</w:t>
      </w:r>
    </w:p>
    <w:p w:rsidRPr="0091137A" w:rsidR="00FA155C" w:rsidP="1D83E2F6" w:rsidRDefault="00FA155C" w14:paraId="23676048" w14:textId="77B1F652" w14:noSpellErr="1">
      <w:pPr>
        <w:spacing w:after="0" w:line="360" w:lineRule="auto"/>
        <w:jc w:val="both"/>
        <w:rPr>
          <w:rFonts w:ascii="Calibri" w:hAnsi="Calibri" w:cs="Calibri"/>
          <w:b w:val="1"/>
          <w:bCs w:val="1"/>
          <w:sz w:val="22"/>
          <w:szCs w:val="22"/>
        </w:rPr>
      </w:pPr>
      <w:r w:rsidRPr="1D83E2F6" w:rsidR="00FA155C">
        <w:rPr>
          <w:rFonts w:ascii="Calibri" w:hAnsi="Calibri" w:cs="Calibri"/>
          <w:b w:val="1"/>
          <w:bCs w:val="1"/>
          <w:sz w:val="22"/>
          <w:szCs w:val="22"/>
        </w:rPr>
        <w:t>7.1</w:t>
      </w:r>
      <w:r w:rsidRPr="1D83E2F6" w:rsidR="00754BCF">
        <w:rPr>
          <w:rFonts w:ascii="Calibri" w:hAnsi="Calibri" w:cs="Calibri"/>
          <w:b w:val="1"/>
          <w:bCs w:val="1"/>
          <w:sz w:val="22"/>
          <w:szCs w:val="22"/>
        </w:rPr>
        <w:t>.</w:t>
      </w:r>
      <w:r w:rsidRPr="1D83E2F6" w:rsidR="00FA155C">
        <w:rPr>
          <w:rFonts w:ascii="Calibri" w:hAnsi="Calibri" w:cs="Calibri"/>
          <w:b w:val="1"/>
          <w:bCs w:val="1"/>
          <w:sz w:val="22"/>
          <w:szCs w:val="22"/>
        </w:rPr>
        <w:t xml:space="preserve"> Permission</w:t>
      </w:r>
    </w:p>
    <w:p w:rsidRPr="0091137A" w:rsidR="00FA155C" w:rsidP="42C5B079" w:rsidRDefault="00FA155C" w14:paraId="131A3EB5" w14:textId="2F0A2D49">
      <w:pPr>
        <w:pStyle w:val="Normal"/>
        <w:spacing w:after="0" w:line="360" w:lineRule="auto"/>
        <w:jc w:val="both"/>
        <w:rPr>
          <w:rFonts w:ascii="Calibri" w:hAnsi="Calibri" w:eastAsia="Calibri" w:cs="Calibri"/>
          <w:b w:val="0"/>
          <w:bCs w:val="0"/>
          <w:i w:val="0"/>
          <w:iCs w:val="0"/>
          <w:caps w:val="0"/>
          <w:smallCaps w:val="0"/>
          <w:noProof w:val="0"/>
          <w:color w:val="FF0000"/>
          <w:sz w:val="22"/>
          <w:szCs w:val="22"/>
          <w:lang w:val="en-GB"/>
        </w:rPr>
      </w:pPr>
      <w:r w:rsidRPr="0091137A">
        <w:rPr>
          <w:rFonts w:ascii="Calibri" w:hAnsi="Calibri" w:cs="Calibri"/>
          <w:sz w:val="22"/>
          <w:szCs w:val="22"/>
        </w:rPr>
        <w:tab/>
      </w:r>
      <w:r w:rsidRPr="1D83E2F6" w:rsidR="00FA155C">
        <w:rPr>
          <w:rFonts w:ascii="Calibri" w:hAnsi="Calibri" w:cs="Calibri"/>
          <w:sz w:val="22"/>
          <w:szCs w:val="22"/>
        </w:rPr>
        <w:t xml:space="preserve">• Party B is </w:t>
      </w:r>
      <w:r w:rsidRPr="1D83E2F6" w:rsidR="00FA155C">
        <w:rPr>
          <w:rFonts w:ascii="Calibri" w:hAnsi="Calibri" w:cs="Calibri"/>
          <w:sz w:val="22"/>
          <w:szCs w:val="22"/>
        </w:rPr>
        <w:t xml:space="preserve">permitted</w:t>
      </w:r>
      <w:r w:rsidRPr="1D83E2F6" w:rsidR="00FA155C">
        <w:rPr>
          <w:rFonts w:ascii="Calibri" w:hAnsi="Calibri" w:cs="Calibri"/>
          <w:sz w:val="22"/>
          <w:szCs w:val="22"/>
        </w:rPr>
        <w:t xml:space="preserve"> by Party A to </w:t>
      </w:r>
      <w:r w:rsidRPr="42C5B079" w:rsidR="00FA155C">
        <w:rPr>
          <w:rFonts w:ascii="Calibri" w:hAnsi="Calibri" w:cs="Calibri"/>
          <w:strike w:val="0"/>
          <w:dstrike w:val="0"/>
          <w:sz w:val="22"/>
          <w:szCs w:val="22"/>
        </w:rPr>
        <w:t xml:space="preserve">perform the </w:t>
      </w:r>
      <w:r w:rsidRPr="1D83E2F6" w:rsidR="00FA155C">
        <w:rPr>
          <w:rFonts w:ascii="Calibri" w:hAnsi="Calibri" w:cs="Calibri"/>
          <w:strike w:val="1"/>
          <w:sz w:val="22"/>
          <w:szCs w:val="22"/>
        </w:rPr>
        <w:t xml:space="preserve">anonymize</w:t>
      </w:r>
      <w:r w:rsidRPr="42C5B079" w:rsidR="00FA155C">
        <w:rPr>
          <w:rFonts w:ascii="Calibri" w:hAnsi="Calibri" w:cs="Calibri"/>
          <w:strike w:val="0"/>
          <w:dstrike w:val="0"/>
          <w:sz w:val="22"/>
          <w:szCs w:val="22"/>
        </w:rPr>
        <w:t xml:space="preserve"> </w:t>
      </w:r>
      <w:r w:rsidRPr="42C5B079" w:rsidR="7634C940">
        <w:rPr>
          <w:rFonts w:ascii="Calibri" w:hAnsi="Calibri" w:cs="Calibri"/>
          <w:strike w:val="0"/>
          <w:dstrike w:val="0"/>
          <w:color w:val="FF0000"/>
          <w:sz w:val="22"/>
          <w:szCs w:val="22"/>
        </w:rPr>
        <w:t xml:space="preserve">access </w:t>
      </w:r>
      <w:r w:rsidRPr="42C5B079" w:rsidR="00FA155C">
        <w:rPr>
          <w:rFonts w:ascii="Calibri" w:hAnsi="Calibri" w:cs="Calibri"/>
          <w:strike w:val="0"/>
          <w:dstrike w:val="0"/>
          <w:sz w:val="22"/>
          <w:szCs w:val="22"/>
        </w:rPr>
        <w:t xml:space="preserve">action on the </w:t>
      </w:r>
      <w:r w:rsidRPr="1D83E2F6" w:rsidR="00FA155C">
        <w:rPr>
          <w:rFonts w:ascii="Calibri" w:hAnsi="Calibri" w:cs="Calibri"/>
          <w:strike w:val="1"/>
          <w:sz w:val="22"/>
          <w:szCs w:val="22"/>
        </w:rPr>
        <w:t xml:space="preserve">economic </w:t>
      </w:r>
      <w:r w:rsidRPr="1D83E2F6" w:rsidR="00FA155C">
        <w:rPr>
          <w:rFonts w:ascii="Calibri" w:hAnsi="Calibri" w:cs="Calibri"/>
          <w:strike w:val="1"/>
          <w:sz w:val="22"/>
          <w:szCs w:val="22"/>
        </w:rPr>
        <w:t>indicators</w:t>
      </w:r>
      <w:r w:rsidRPr="1D83E2F6" w:rsidR="00FA155C">
        <w:rPr>
          <w:rFonts w:ascii="Calibri" w:hAnsi="Calibri" w:cs="Calibri"/>
          <w:strike w:val="1"/>
          <w:sz w:val="22"/>
          <w:szCs w:val="22"/>
        </w:rPr>
        <w:t xml:space="preserve"> dataset</w:t>
      </w:r>
      <w:r w:rsidRPr="1D83E2F6" w:rsidR="64BD81FF">
        <w:rPr>
          <w:rFonts w:ascii="Calibri" w:hAnsi="Calibri" w:cs="Calibri"/>
          <w:strike w:val="0"/>
          <w:dstrike w:val="0"/>
          <w:sz w:val="22"/>
          <w:szCs w:val="22"/>
        </w:rPr>
        <w:t xml:space="preserve"> </w:t>
      </w:r>
      <w:r w:rsidRPr="1D83E2F6" w:rsidR="2EC509E2">
        <w:rPr>
          <w:rFonts w:ascii="Calibri" w:hAnsi="Calibri" w:cs="Calibri"/>
          <w:strike w:val="0"/>
          <w:dstrike w:val="0"/>
          <w:color w:val="FF0000"/>
          <w:sz w:val="22"/>
          <w:szCs w:val="22"/>
        </w:rPr>
        <w:t xml:space="preserve">the </w:t>
      </w:r>
      <w:r w:rsidRPr="1D83E2F6" w:rsidR="64BD81FF">
        <w:rPr>
          <w:rFonts w:ascii="Calibri" w:hAnsi="Calibri" w:cs="Calibri"/>
          <w:strike w:val="0"/>
          <w:dstrike w:val="0"/>
          <w:color w:val="FF0000"/>
          <w:sz w:val="22"/>
          <w:szCs w:val="22"/>
        </w:rPr>
        <w:t xml:space="preserve">Data</w:t>
      </w:r>
      <w:r w:rsidRPr="1D83E2F6" w:rsidR="00FA155C">
        <w:rPr>
          <w:rFonts w:ascii="Calibri" w:hAnsi="Calibri" w:cs="Calibri"/>
          <w:sz w:val="22"/>
          <w:szCs w:val="22"/>
        </w:rPr>
        <w:t xml:space="preserve">, only for the purpose of </w:t>
      </w:r>
      <w:r w:rsidRPr="1D83E2F6" w:rsidR="00FA155C">
        <w:rPr>
          <w:rFonts w:ascii="Calibri" w:hAnsi="Calibri" w:cs="Calibri"/>
          <w:strike w:val="1"/>
          <w:sz w:val="22"/>
          <w:szCs w:val="22"/>
        </w:rPr>
        <w:t xml:space="preserve">communication management.</w:t>
      </w:r>
      <w:r w:rsidRPr="42C5B079" w:rsidR="00FA155C">
        <w:rPr>
          <w:rFonts w:ascii="Calibri" w:hAnsi="Calibri" w:cs="Calibri"/>
          <w:strike w:val="0"/>
          <w:dstrike w:val="0"/>
          <w:sz w:val="22"/>
          <w:szCs w:val="22"/>
        </w:rPr>
        <w:t xml:space="preserve"> </w:t>
      </w:r>
      <w:r w:rsidRPr="42C5B079" w:rsidR="1C3A21D0">
        <w:rPr>
          <w:rFonts w:ascii="Calibri" w:hAnsi="Calibri" w:eastAsia="Calibri" w:cs="Calibri"/>
          <w:b w:val="0"/>
          <w:bCs w:val="0"/>
          <w:i w:val="0"/>
          <w:iCs w:val="0"/>
          <w:caps w:val="0"/>
          <w:smallCaps w:val="0"/>
          <w:noProof w:val="0"/>
          <w:color w:val="FF0000"/>
          <w:sz w:val="22"/>
          <w:szCs w:val="22"/>
          <w:lang w:val="en-GB"/>
        </w:rPr>
        <w:t>conducting an audit and evaluating a potential collaboration with the Data Provider.</w:t>
      </w:r>
      <w:r w:rsidRPr="42C5B079" w:rsidR="1C3A21D0">
        <w:rPr>
          <w:rFonts w:ascii="Calibri" w:hAnsi="Calibri" w:cs="Calibri"/>
          <w:strike w:val="0"/>
          <w:dstrike w:val="0"/>
          <w:sz w:val="22"/>
          <w:szCs w:val="22"/>
        </w:rPr>
        <w:t xml:space="preserve"> </w:t>
      </w:r>
      <w:r w:rsidRPr="1D83E2F6" w:rsidR="00FA155C">
        <w:rPr>
          <w:rFonts w:ascii="Calibri" w:hAnsi="Calibri" w:cs="Calibri"/>
          <w:strike w:val="1"/>
          <w:sz w:val="22"/>
          <w:szCs w:val="22"/>
        </w:rPr>
        <w:t xml:space="preserve">Party B shall ensure all anonymize methods </w:t>
      </w:r>
      <w:r w:rsidRPr="1D83E2F6" w:rsidR="00FA155C">
        <w:rPr>
          <w:rFonts w:ascii="Calibri" w:hAnsi="Calibri" w:cs="Calibri"/>
          <w:strike w:val="1"/>
          <w:sz w:val="22"/>
          <w:szCs w:val="22"/>
        </w:rPr>
        <w:t xml:space="preserve">comply with</w:t>
      </w:r>
      <w:r w:rsidRPr="1D83E2F6" w:rsidR="00FA155C">
        <w:rPr>
          <w:rFonts w:ascii="Calibri" w:hAnsi="Calibri" w:cs="Calibri"/>
          <w:strike w:val="1"/>
          <w:sz w:val="22"/>
          <w:szCs w:val="22"/>
        </w:rPr>
        <w:t xml:space="preserve"> applicable data-protection standards and shall </w:t>
      </w:r>
      <w:r w:rsidRPr="1D83E2F6" w:rsidR="00FA155C">
        <w:rPr>
          <w:rFonts w:ascii="Calibri" w:hAnsi="Calibri" w:cs="Calibri"/>
          <w:strike w:val="1"/>
          <w:sz w:val="22"/>
          <w:szCs w:val="22"/>
        </w:rPr>
        <w:t xml:space="preserve">retain</w:t>
      </w:r>
      <w:r w:rsidRPr="1D83E2F6" w:rsidR="00FA155C">
        <w:rPr>
          <w:rFonts w:ascii="Calibri" w:hAnsi="Calibri" w:cs="Calibri"/>
          <w:strike w:val="1"/>
          <w:sz w:val="22"/>
          <w:szCs w:val="22"/>
        </w:rPr>
        <w:t xml:space="preserve"> documentation of the techniques applied.</w:t>
      </w:r>
      <w:r w:rsidRPr="1D83E2F6" w:rsidR="39A98D9D">
        <w:rPr>
          <w:rFonts w:ascii="Calibri" w:hAnsi="Calibri" w:cs="Calibri"/>
          <w:strike w:val="0"/>
          <w:dstrike w:val="0"/>
          <w:sz w:val="22"/>
          <w:szCs w:val="22"/>
        </w:rPr>
        <w:t xml:space="preserve"> </w:t>
      </w:r>
    </w:p>
    <w:p w:rsidRPr="0091137A" w:rsidR="00FA155C" w:rsidP="1D83E2F6" w:rsidRDefault="00FA155C" w14:paraId="2F11CCD5" w14:textId="39E5966D">
      <w:pPr>
        <w:pStyle w:val="Normal"/>
        <w:spacing w:after="0" w:line="360" w:lineRule="auto"/>
        <w:jc w:val="both"/>
        <w:rPr>
          <w:rFonts w:ascii="Calibri" w:hAnsi="Calibri" w:cs="Calibri"/>
          <w:strike w:val="1"/>
          <w:sz w:val="22"/>
          <w:szCs w:val="22"/>
          <w:highlight w:val="yellow"/>
        </w:rPr>
      </w:pPr>
    </w:p>
    <w:p w:rsidRPr="0091137A" w:rsidR="00FA155C" w:rsidP="1D83E2F6" w:rsidRDefault="00FA155C" w14:paraId="58EBD993" w14:textId="387F93C4" w14:noSpellErr="1">
      <w:pPr>
        <w:spacing w:after="0" w:line="360" w:lineRule="auto"/>
        <w:jc w:val="both"/>
        <w:rPr>
          <w:rFonts w:ascii="Calibri" w:hAnsi="Calibri" w:cs="Calibri"/>
          <w:b w:val="1"/>
          <w:bCs w:val="1"/>
          <w:sz w:val="22"/>
          <w:szCs w:val="22"/>
        </w:rPr>
      </w:pPr>
      <w:r w:rsidRPr="1D83E2F6" w:rsidR="00FA155C">
        <w:rPr>
          <w:rFonts w:ascii="Calibri" w:hAnsi="Calibri" w:cs="Calibri"/>
          <w:b w:val="1"/>
          <w:bCs w:val="1"/>
          <w:sz w:val="22"/>
          <w:szCs w:val="22"/>
        </w:rPr>
        <w:t>7.2</w:t>
      </w:r>
      <w:r w:rsidRPr="1D83E2F6" w:rsidR="00754BCF">
        <w:rPr>
          <w:rFonts w:ascii="Calibri" w:hAnsi="Calibri" w:cs="Calibri"/>
          <w:b w:val="1"/>
          <w:bCs w:val="1"/>
          <w:sz w:val="22"/>
          <w:szCs w:val="22"/>
        </w:rPr>
        <w:t>.</w:t>
      </w:r>
      <w:r w:rsidRPr="1D83E2F6" w:rsidR="00FA155C">
        <w:rPr>
          <w:rFonts w:ascii="Calibri" w:hAnsi="Calibri" w:cs="Calibri"/>
          <w:b w:val="1"/>
          <w:bCs w:val="1"/>
          <w:sz w:val="22"/>
          <w:szCs w:val="22"/>
        </w:rPr>
        <w:t xml:space="preserve"> Prohib</w:t>
      </w:r>
      <w:r w:rsidRPr="1D83E2F6" w:rsidR="00FA155C">
        <w:rPr>
          <w:rFonts w:ascii="Calibri" w:hAnsi="Calibri" w:cs="Calibri"/>
          <w:b w:val="1"/>
          <w:bCs w:val="1"/>
          <w:sz w:val="22"/>
          <w:szCs w:val="22"/>
        </w:rPr>
        <w:t>ition</w:t>
      </w:r>
    </w:p>
    <w:p w:rsidRPr="0091137A" w:rsidR="00DE4E44" w:rsidP="1D83E2F6" w:rsidRDefault="00FA155C" w14:paraId="2BE4F7FE" w14:textId="6DE32E06" w14:noSpellErr="1">
      <w:pPr>
        <w:spacing w:after="0" w:line="360" w:lineRule="auto"/>
        <w:jc w:val="both"/>
        <w:rPr>
          <w:rFonts w:ascii="Calibri" w:hAnsi="Calibri" w:cs="Calibri"/>
          <w:sz w:val="22"/>
          <w:szCs w:val="22"/>
        </w:rPr>
      </w:pPr>
      <w:r w:rsidRPr="0091137A">
        <w:rPr>
          <w:rFonts w:ascii="Calibri" w:hAnsi="Calibri" w:cs="Calibri"/>
          <w:sz w:val="22"/>
          <w:szCs w:val="22"/>
        </w:rPr>
        <w:tab/>
      </w:r>
      <w:r w:rsidRPr="1D83E2F6" w:rsidR="00FA155C">
        <w:rPr>
          <w:rFonts w:ascii="Calibri" w:hAnsi="Calibri" w:cs="Calibri"/>
          <w:sz w:val="22"/>
          <w:szCs w:val="22"/>
        </w:rPr>
        <w:t>There are no prohibition related rules.</w:t>
      </w:r>
    </w:p>
    <w:p w:rsidRPr="0091137A" w:rsidR="00DE4E44" w:rsidP="1D83E2F6" w:rsidRDefault="00DE4E44" w14:paraId="11D3A4FC" w14:textId="77777777" w14:noSpellErr="1">
      <w:pPr>
        <w:spacing w:after="0" w:line="360" w:lineRule="auto"/>
        <w:jc w:val="both"/>
        <w:rPr>
          <w:rFonts w:ascii="Calibri" w:hAnsi="Calibri" w:cs="Calibri"/>
          <w:sz w:val="22"/>
          <w:szCs w:val="22"/>
        </w:rPr>
      </w:pPr>
    </w:p>
    <w:p w:rsidRPr="0091137A" w:rsidR="00FA155C" w:rsidP="1D83E2F6" w:rsidRDefault="00FA155C" w14:paraId="4B7C6D16" w14:textId="145BFCD3" w14:noSpellErr="1">
      <w:pPr>
        <w:spacing w:after="0" w:line="360" w:lineRule="auto"/>
        <w:jc w:val="both"/>
        <w:rPr>
          <w:rFonts w:ascii="Calibri" w:hAnsi="Calibri" w:cs="Calibri"/>
          <w:b w:val="1"/>
          <w:bCs w:val="1"/>
          <w:sz w:val="22"/>
          <w:szCs w:val="22"/>
        </w:rPr>
      </w:pPr>
      <w:r w:rsidRPr="1D83E2F6" w:rsidR="00FA155C">
        <w:rPr>
          <w:rFonts w:ascii="Calibri" w:hAnsi="Calibri" w:cs="Calibri"/>
          <w:b w:val="1"/>
          <w:bCs w:val="1"/>
          <w:sz w:val="22"/>
          <w:szCs w:val="22"/>
        </w:rPr>
        <w:t>7.3</w:t>
      </w:r>
      <w:r w:rsidRPr="1D83E2F6" w:rsidR="00754BCF">
        <w:rPr>
          <w:rFonts w:ascii="Calibri" w:hAnsi="Calibri" w:cs="Calibri"/>
          <w:b w:val="1"/>
          <w:bCs w:val="1"/>
          <w:sz w:val="22"/>
          <w:szCs w:val="22"/>
        </w:rPr>
        <w:t>.</w:t>
      </w:r>
      <w:r w:rsidRPr="1D83E2F6" w:rsidR="00FA155C">
        <w:rPr>
          <w:rFonts w:ascii="Calibri" w:hAnsi="Calibri" w:cs="Calibri"/>
          <w:b w:val="1"/>
          <w:bCs w:val="1"/>
          <w:sz w:val="22"/>
          <w:szCs w:val="22"/>
        </w:rPr>
        <w:t xml:space="preserve"> Obligation</w:t>
      </w:r>
    </w:p>
    <w:p w:rsidRPr="0091137A" w:rsidR="00FA155C" w:rsidP="42C5B079" w:rsidRDefault="00FA155C" w14:paraId="7F71C5B9" w14:textId="2526B8BE">
      <w:pPr>
        <w:pStyle w:val="Normal"/>
        <w:spacing w:after="0" w:line="360" w:lineRule="auto"/>
        <w:jc w:val="both"/>
        <w:rPr>
          <w:rFonts w:ascii="Calibri" w:hAnsi="Calibri" w:cs="Calibri"/>
          <w:strike w:val="0"/>
          <w:dstrike w:val="0"/>
          <w:sz w:val="22"/>
          <w:szCs w:val="22"/>
        </w:rPr>
      </w:pPr>
      <w:r w:rsidRPr="0091137A">
        <w:rPr>
          <w:rFonts w:ascii="Calibri" w:hAnsi="Calibri" w:cs="Calibri"/>
          <w:sz w:val="22"/>
          <w:szCs w:val="22"/>
        </w:rPr>
        <w:tab/>
      </w:r>
      <w:r w:rsidRPr="42C5B079" w:rsidR="00FA155C">
        <w:rPr>
          <w:rFonts w:ascii="Calibri" w:hAnsi="Calibri" w:cs="Calibri"/>
          <w:strike w:val="0"/>
          <w:dstrike w:val="0"/>
          <w:sz w:val="22"/>
          <w:szCs w:val="22"/>
        </w:rPr>
        <w:t xml:space="preserve">• Party B is obliged </w:t>
      </w:r>
      <w:r w:rsidRPr="42C5B079" w:rsidR="00FA155C">
        <w:rPr>
          <w:rFonts w:ascii="Calibri" w:hAnsi="Calibri" w:cs="Calibri"/>
          <w:strike w:val="0"/>
          <w:dstrike w:val="0"/>
          <w:sz w:val="22"/>
          <w:szCs w:val="22"/>
        </w:rPr>
        <w:t>to Party</w:t>
      </w:r>
      <w:r w:rsidRPr="42C5B079" w:rsidR="00FA155C">
        <w:rPr>
          <w:rFonts w:ascii="Calibri" w:hAnsi="Calibri" w:cs="Calibri"/>
          <w:strike w:val="0"/>
          <w:dstrike w:val="0"/>
          <w:sz w:val="22"/>
          <w:szCs w:val="22"/>
        </w:rPr>
        <w:t xml:space="preserve"> A </w:t>
      </w:r>
      <w:r w:rsidRPr="42C5B079" w:rsidR="00FA155C">
        <w:rPr>
          <w:rFonts w:ascii="Calibri" w:hAnsi="Calibri" w:cs="Calibri"/>
          <w:strike w:val="0"/>
          <w:dstrike w:val="0"/>
          <w:sz w:val="22"/>
          <w:szCs w:val="22"/>
        </w:rPr>
        <w:t>to exercise</w:t>
      </w:r>
      <w:r w:rsidRPr="42C5B079" w:rsidR="00FA155C">
        <w:rPr>
          <w:rFonts w:ascii="Calibri" w:hAnsi="Calibri" w:cs="Calibri"/>
          <w:strike w:val="0"/>
          <w:dstrike w:val="0"/>
          <w:sz w:val="22"/>
          <w:szCs w:val="22"/>
        </w:rPr>
        <w:t xml:space="preserve"> the </w:t>
      </w:r>
      <w:r w:rsidRPr="1D83E2F6" w:rsidR="00FA155C">
        <w:rPr>
          <w:rFonts w:ascii="Calibri" w:hAnsi="Calibri" w:cs="Calibri"/>
          <w:strike w:val="1"/>
          <w:sz w:val="22"/>
          <w:szCs w:val="22"/>
        </w:rPr>
        <w:t xml:space="preserve">derive</w:t>
      </w:r>
      <w:r w:rsidRPr="42C5B079" w:rsidR="00FA155C">
        <w:rPr>
          <w:rFonts w:ascii="Calibri" w:hAnsi="Calibri" w:cs="Calibri"/>
          <w:strike w:val="0"/>
          <w:dstrike w:val="0"/>
          <w:sz w:val="22"/>
          <w:szCs w:val="22"/>
        </w:rPr>
        <w:t xml:space="preserve"> </w:t>
      </w:r>
      <w:r w:rsidRPr="42C5B079" w:rsidR="25A93865">
        <w:rPr>
          <w:rFonts w:ascii="Calibri" w:hAnsi="Calibri" w:cs="Calibri"/>
          <w:strike w:val="0"/>
          <w:dstrike w:val="0"/>
          <w:color w:val="FF0000"/>
          <w:sz w:val="22"/>
          <w:szCs w:val="22"/>
        </w:rPr>
        <w:t xml:space="preserve">access </w:t>
      </w:r>
      <w:r w:rsidRPr="42C5B079" w:rsidR="00FA155C">
        <w:rPr>
          <w:rFonts w:ascii="Calibri" w:hAnsi="Calibri" w:cs="Calibri"/>
          <w:strike w:val="0"/>
          <w:dstrike w:val="0"/>
          <w:sz w:val="22"/>
          <w:szCs w:val="22"/>
        </w:rPr>
        <w:t xml:space="preserve">action on the </w:t>
      </w:r>
      <w:r w:rsidRPr="1D83E2F6" w:rsidR="00FA155C">
        <w:rPr>
          <w:rFonts w:ascii="Calibri" w:hAnsi="Calibri" w:cs="Calibri"/>
          <w:strike w:val="1"/>
          <w:sz w:val="22"/>
          <w:szCs w:val="22"/>
        </w:rPr>
        <w:t xml:space="preserve">economic </w:t>
      </w:r>
      <w:r w:rsidRPr="1D83E2F6" w:rsidR="00FA155C">
        <w:rPr>
          <w:rFonts w:ascii="Calibri" w:hAnsi="Calibri" w:cs="Calibri"/>
          <w:strike w:val="1"/>
          <w:sz w:val="22"/>
          <w:szCs w:val="22"/>
        </w:rPr>
        <w:t>indicators</w:t>
      </w:r>
      <w:r w:rsidRPr="1D83E2F6" w:rsidR="00FA155C">
        <w:rPr>
          <w:rFonts w:ascii="Calibri" w:hAnsi="Calibri" w:cs="Calibri"/>
          <w:strike w:val="1"/>
          <w:sz w:val="22"/>
          <w:szCs w:val="22"/>
        </w:rPr>
        <w:t xml:space="preserve"> dataset</w:t>
      </w:r>
      <w:r w:rsidRPr="42C5B079" w:rsidR="36FA5366">
        <w:rPr>
          <w:rFonts w:ascii="Calibri" w:hAnsi="Calibri" w:cs="Calibri"/>
          <w:strike w:val="0"/>
          <w:dstrike w:val="0"/>
          <w:sz w:val="22"/>
          <w:szCs w:val="22"/>
        </w:rPr>
        <w:t xml:space="preserve"> </w:t>
      </w:r>
      <w:r w:rsidRPr="42C5B079" w:rsidR="36FA5366">
        <w:rPr>
          <w:rFonts w:ascii="Calibri" w:hAnsi="Calibri" w:cs="Calibri"/>
          <w:strike w:val="0"/>
          <w:dstrike w:val="0"/>
          <w:color w:val="FF0000"/>
          <w:sz w:val="22"/>
          <w:szCs w:val="22"/>
        </w:rPr>
        <w:t xml:space="preserve">Data</w:t>
      </w:r>
      <w:r w:rsidRPr="42C5B079" w:rsidR="00FA155C">
        <w:rPr>
          <w:rFonts w:ascii="Calibri" w:hAnsi="Calibri" w:cs="Calibri"/>
          <w:strike w:val="0"/>
          <w:dstrike w:val="0"/>
          <w:sz w:val="22"/>
          <w:szCs w:val="22"/>
        </w:rPr>
        <w:t xml:space="preserve">, </w:t>
      </w:r>
      <w:r w:rsidRPr="42C5B079" w:rsidR="00FA155C">
        <w:rPr>
          <w:rFonts w:ascii="Calibri" w:hAnsi="Calibri" w:cs="Calibri"/>
          <w:strike w:val="0"/>
          <w:dstrike w:val="0"/>
          <w:sz w:val="22"/>
          <w:szCs w:val="22"/>
        </w:rPr>
        <w:t>specifically for</w:t>
      </w:r>
      <w:r w:rsidRPr="42C5B079" w:rsidR="00FA155C">
        <w:rPr>
          <w:rFonts w:ascii="Calibri" w:hAnsi="Calibri" w:cs="Calibri"/>
          <w:strike w:val="0"/>
          <w:dstrike w:val="0"/>
          <w:sz w:val="22"/>
          <w:szCs w:val="22"/>
        </w:rPr>
        <w:t xml:space="preserve"> the purpose of </w:t>
      </w:r>
      <w:r w:rsidRPr="1D83E2F6" w:rsidR="00FA155C">
        <w:rPr>
          <w:rFonts w:ascii="Calibri" w:hAnsi="Calibri" w:cs="Calibri"/>
          <w:strike w:val="1"/>
          <w:sz w:val="22"/>
          <w:szCs w:val="22"/>
        </w:rPr>
        <w:t xml:space="preserve">credit checking</w:t>
      </w:r>
      <w:r w:rsidRPr="42C5B079" w:rsidR="68489926">
        <w:rPr>
          <w:rFonts w:ascii="Calibri" w:hAnsi="Calibri" w:cs="Calibri"/>
          <w:strike w:val="0"/>
          <w:dstrike w:val="0"/>
          <w:sz w:val="22"/>
          <w:szCs w:val="22"/>
        </w:rPr>
        <w:t xml:space="preserve"> </w:t>
      </w:r>
      <w:r w:rsidRPr="19255886" w:rsidR="20141B45">
        <w:rPr>
          <w:rFonts w:ascii="Calibri" w:hAnsi="Calibri" w:cs="Calibri"/>
          <w:strike w:val="0"/>
          <w:dstrike w:val="0"/>
          <w:color w:val="FF0000"/>
          <w:sz w:val="22"/>
          <w:szCs w:val="22"/>
        </w:rPr>
        <w:t xml:space="preserve">c</w:t>
      </w:r>
      <w:r w:rsidRPr="19255886" w:rsidR="68489926">
        <w:rPr>
          <w:rFonts w:ascii="Calibri" w:hAnsi="Calibri" w:eastAsia="Calibri" w:cs="Calibri"/>
          <w:b w:val="0"/>
          <w:bCs w:val="0"/>
          <w:i w:val="0"/>
          <w:iCs w:val="0"/>
          <w:caps w:val="0"/>
          <w:smallCaps w:val="0"/>
          <w:noProof w:val="0"/>
          <w:color w:val="FF0000"/>
          <w:sz w:val="22"/>
          <w:szCs w:val="22"/>
          <w:lang w:val="en-GB"/>
        </w:rPr>
        <w:t>onducting</w:t>
      </w:r>
      <w:r w:rsidRPr="19255886" w:rsidR="68489926">
        <w:rPr>
          <w:rFonts w:ascii="Calibri" w:hAnsi="Calibri" w:eastAsia="Calibri" w:cs="Calibri"/>
          <w:b w:val="0"/>
          <w:bCs w:val="0"/>
          <w:i w:val="0"/>
          <w:iCs w:val="0"/>
          <w:caps w:val="0"/>
          <w:smallCaps w:val="0"/>
          <w:noProof w:val="0"/>
          <w:color w:val="FF0000"/>
          <w:sz w:val="22"/>
          <w:szCs w:val="22"/>
          <w:lang w:val="en-GB"/>
        </w:rPr>
        <w:t xml:space="preserve"> an audit and evaluating a potential collaboration with the Data Provider</w:t>
      </w:r>
      <w:r w:rsidRPr="42C5B079" w:rsidR="00FA155C">
        <w:rPr>
          <w:rFonts w:ascii="Calibri" w:hAnsi="Calibri" w:cs="Calibri"/>
          <w:strike w:val="0"/>
          <w:dstrike w:val="0"/>
          <w:sz w:val="22"/>
          <w:szCs w:val="22"/>
        </w:rPr>
        <w:t xml:space="preserve">. Party B shall follow all relevant standards and ensure proper execution of the </w:t>
      </w:r>
      <w:r w:rsidRPr="42C5B079" w:rsidR="6DBDC528">
        <w:rPr>
          <w:rFonts w:ascii="Calibri" w:hAnsi="Calibri" w:cs="Calibri"/>
          <w:strike w:val="1"/>
          <w:sz w:val="22"/>
          <w:szCs w:val="22"/>
        </w:rPr>
        <w:t>derive</w:t>
      </w:r>
      <w:r w:rsidRPr="42C5B079" w:rsidR="6DBDC528">
        <w:rPr>
          <w:rFonts w:ascii="Calibri" w:hAnsi="Calibri" w:cs="Calibri"/>
          <w:strike w:val="0"/>
          <w:dstrike w:val="0"/>
          <w:sz w:val="22"/>
          <w:szCs w:val="22"/>
        </w:rPr>
        <w:t xml:space="preserve"> </w:t>
      </w:r>
      <w:r w:rsidRPr="42C5B079" w:rsidR="6DBDC528">
        <w:rPr>
          <w:rFonts w:ascii="Calibri" w:hAnsi="Calibri" w:cs="Calibri"/>
          <w:strike w:val="0"/>
          <w:dstrike w:val="0"/>
          <w:color w:val="FF0000"/>
          <w:sz w:val="22"/>
          <w:szCs w:val="22"/>
        </w:rPr>
        <w:t>access</w:t>
      </w:r>
      <w:r w:rsidRPr="42C5B079" w:rsidR="6DBDC528">
        <w:rPr>
          <w:rFonts w:ascii="Calibri" w:hAnsi="Calibri" w:cs="Calibri"/>
          <w:strike w:val="0"/>
          <w:dstrike w:val="0"/>
          <w:sz w:val="22"/>
          <w:szCs w:val="22"/>
        </w:rPr>
        <w:t xml:space="preserve"> </w:t>
      </w:r>
      <w:r w:rsidRPr="42C5B079" w:rsidR="00FA155C">
        <w:rPr>
          <w:rFonts w:ascii="Calibri" w:hAnsi="Calibri" w:cs="Calibri"/>
          <w:strike w:val="0"/>
          <w:dstrike w:val="0"/>
          <w:sz w:val="22"/>
          <w:szCs w:val="22"/>
        </w:rPr>
        <w:t xml:space="preserve">action.</w:t>
      </w:r>
    </w:p>
    <w:p w:rsidRPr="0091137A" w:rsidR="00FA155C" w:rsidP="268E9F84" w:rsidRDefault="00FA155C" w14:paraId="4ABB3727" w14:textId="36587A8A">
      <w:pPr>
        <w:spacing w:after="0" w:line="360" w:lineRule="auto"/>
        <w:jc w:val="both"/>
        <w:rPr>
          <w:rFonts w:ascii="Calibri" w:hAnsi="Calibri" w:cs="Calibri"/>
          <w:sz w:val="22"/>
          <w:szCs w:val="22"/>
          <w:highlight w:val="yellow"/>
        </w:rPr>
      </w:pPr>
    </w:p>
    <w:p w:rsidRPr="0091137A" w:rsidR="00FA155C" w:rsidP="1D83E2F6" w:rsidRDefault="00FA155C" w14:paraId="0B3FB135" w14:textId="27FEEB8B" w14:noSpellErr="1">
      <w:pPr>
        <w:spacing w:after="0" w:line="360" w:lineRule="auto"/>
        <w:jc w:val="both"/>
        <w:rPr>
          <w:rFonts w:ascii="Calibri" w:hAnsi="Calibri" w:cs="Calibri"/>
          <w:b w:val="1"/>
          <w:bCs w:val="1"/>
          <w:sz w:val="22"/>
          <w:szCs w:val="22"/>
        </w:rPr>
      </w:pPr>
      <w:r w:rsidRPr="1D83E2F6" w:rsidR="00FA155C">
        <w:rPr>
          <w:rFonts w:ascii="Calibri" w:hAnsi="Calibri" w:cs="Calibri"/>
          <w:b w:val="1"/>
          <w:bCs w:val="1"/>
          <w:sz w:val="22"/>
          <w:szCs w:val="22"/>
        </w:rPr>
        <w:t>7.4</w:t>
      </w:r>
      <w:r w:rsidRPr="1D83E2F6" w:rsidR="00754BCF">
        <w:rPr>
          <w:rFonts w:ascii="Calibri" w:hAnsi="Calibri" w:cs="Calibri"/>
          <w:b w:val="1"/>
          <w:bCs w:val="1"/>
          <w:sz w:val="22"/>
          <w:szCs w:val="22"/>
        </w:rPr>
        <w:t>.</w:t>
      </w:r>
      <w:r w:rsidRPr="1D83E2F6" w:rsidR="00FA155C">
        <w:rPr>
          <w:rFonts w:ascii="Calibri" w:hAnsi="Calibri" w:cs="Calibri"/>
          <w:b w:val="1"/>
          <w:bCs w:val="1"/>
          <w:sz w:val="22"/>
          <w:szCs w:val="22"/>
        </w:rPr>
        <w:t xml:space="preserve"> Duty</w:t>
      </w:r>
    </w:p>
    <w:p w:rsidRPr="0091137A" w:rsidR="00FA155C" w:rsidP="42C5B079" w:rsidRDefault="00FA155C" w14:paraId="257DF028" w14:textId="2BB64458">
      <w:pPr>
        <w:pStyle w:val="Normal"/>
        <w:spacing w:after="0" w:line="360" w:lineRule="auto"/>
        <w:jc w:val="both"/>
        <w:rPr>
          <w:rFonts w:ascii="Calibri" w:hAnsi="Calibri" w:cs="Calibri"/>
          <w:strike w:val="0"/>
          <w:dstrike w:val="0"/>
          <w:sz w:val="22"/>
          <w:szCs w:val="22"/>
        </w:rPr>
      </w:pPr>
      <w:r w:rsidRPr="0091137A">
        <w:rPr>
          <w:rFonts w:ascii="Calibri" w:hAnsi="Calibri" w:cs="Calibri"/>
          <w:sz w:val="22"/>
          <w:szCs w:val="22"/>
        </w:rPr>
        <w:tab/>
      </w:r>
      <w:r w:rsidRPr="42C5B079" w:rsidR="00FA155C">
        <w:rPr>
          <w:rFonts w:ascii="Calibri" w:hAnsi="Calibri" w:cs="Calibri"/>
          <w:strike w:val="0"/>
          <w:dstrike w:val="0"/>
          <w:sz w:val="22"/>
          <w:szCs w:val="22"/>
        </w:rPr>
        <w:t xml:space="preserve">• Party </w:t>
      </w:r>
      <w:r w:rsidRPr="42C5B079" w:rsidR="00FA155C">
        <w:rPr>
          <w:rFonts w:ascii="Calibri" w:hAnsi="Calibri" w:cs="Calibri"/>
          <w:strike w:val="0"/>
          <w:dstrike w:val="0"/>
          <w:sz w:val="22"/>
          <w:szCs w:val="22"/>
        </w:rPr>
        <w:t>B in</w:t>
      </w:r>
      <w:r w:rsidRPr="42C5B079" w:rsidR="00FA155C">
        <w:rPr>
          <w:rFonts w:ascii="Calibri" w:hAnsi="Calibri" w:cs="Calibri"/>
          <w:strike w:val="0"/>
          <w:dstrike w:val="0"/>
          <w:sz w:val="22"/>
          <w:szCs w:val="22"/>
        </w:rPr>
        <w:t xml:space="preserve"> duty bound </w:t>
      </w:r>
      <w:r w:rsidRPr="42C5B079" w:rsidR="00FA155C">
        <w:rPr>
          <w:rFonts w:ascii="Calibri" w:hAnsi="Calibri" w:cs="Calibri"/>
          <w:strike w:val="0"/>
          <w:dstrike w:val="0"/>
          <w:sz w:val="22"/>
          <w:szCs w:val="22"/>
        </w:rPr>
        <w:t>to Party</w:t>
      </w:r>
      <w:r w:rsidRPr="42C5B079" w:rsidR="00FA155C">
        <w:rPr>
          <w:rFonts w:ascii="Calibri" w:hAnsi="Calibri" w:cs="Calibri"/>
          <w:strike w:val="0"/>
          <w:dstrike w:val="0"/>
          <w:sz w:val="22"/>
          <w:szCs w:val="22"/>
        </w:rPr>
        <w:t xml:space="preserve"> A </w:t>
      </w:r>
      <w:r w:rsidRPr="42C5B079" w:rsidR="00FA155C">
        <w:rPr>
          <w:rFonts w:ascii="Calibri" w:hAnsi="Calibri" w:cs="Calibri"/>
          <w:strike w:val="0"/>
          <w:dstrike w:val="0"/>
          <w:sz w:val="22"/>
          <w:szCs w:val="22"/>
        </w:rPr>
        <w:t>to perform</w:t>
      </w:r>
      <w:r w:rsidRPr="42C5B079" w:rsidR="00FA155C">
        <w:rPr>
          <w:rFonts w:ascii="Calibri" w:hAnsi="Calibri" w:cs="Calibri"/>
          <w:strike w:val="0"/>
          <w:dstrike w:val="0"/>
          <w:sz w:val="22"/>
          <w:szCs w:val="22"/>
        </w:rPr>
        <w:t xml:space="preserve"> the </w:t>
      </w:r>
      <w:r w:rsidRPr="1D83E2F6" w:rsidR="00FA155C">
        <w:rPr>
          <w:rFonts w:ascii="Calibri" w:hAnsi="Calibri" w:cs="Calibri"/>
          <w:strike w:val="1"/>
          <w:sz w:val="22"/>
          <w:szCs w:val="22"/>
        </w:rPr>
        <w:t xml:space="preserve">distribution</w:t>
      </w:r>
      <w:r w:rsidRPr="42C5B079" w:rsidR="00FA155C">
        <w:rPr>
          <w:rFonts w:ascii="Calibri" w:hAnsi="Calibri" w:cs="Calibri"/>
          <w:strike w:val="0"/>
          <w:dstrike w:val="0"/>
          <w:sz w:val="22"/>
          <w:szCs w:val="22"/>
        </w:rPr>
        <w:t xml:space="preserve"> </w:t>
      </w:r>
      <w:r w:rsidRPr="42C5B079" w:rsidR="19B474B6">
        <w:rPr>
          <w:rFonts w:ascii="Calibri" w:hAnsi="Calibri" w:cs="Calibri"/>
          <w:strike w:val="0"/>
          <w:dstrike w:val="0"/>
          <w:color w:val="FF0000"/>
          <w:sz w:val="22"/>
          <w:szCs w:val="22"/>
        </w:rPr>
        <w:t xml:space="preserve">access </w:t>
      </w:r>
      <w:r w:rsidRPr="42C5B079" w:rsidR="00FA155C">
        <w:rPr>
          <w:rFonts w:ascii="Calibri" w:hAnsi="Calibri" w:cs="Calibri"/>
          <w:strike w:val="0"/>
          <w:dstrike w:val="0"/>
          <w:sz w:val="22"/>
          <w:szCs w:val="22"/>
        </w:rPr>
        <w:t xml:space="preserve">action on the </w:t>
      </w:r>
      <w:r w:rsidRPr="1D83E2F6" w:rsidR="00FA155C">
        <w:rPr>
          <w:rFonts w:ascii="Calibri" w:hAnsi="Calibri" w:cs="Calibri"/>
          <w:strike w:val="1"/>
          <w:sz w:val="22"/>
          <w:szCs w:val="22"/>
        </w:rPr>
        <w:t xml:space="preserve">economic </w:t>
      </w:r>
      <w:r w:rsidRPr="1D83E2F6" w:rsidR="00FA155C">
        <w:rPr>
          <w:rFonts w:ascii="Calibri" w:hAnsi="Calibri" w:cs="Calibri"/>
          <w:strike w:val="1"/>
          <w:sz w:val="22"/>
          <w:szCs w:val="22"/>
        </w:rPr>
        <w:t>indicators</w:t>
      </w:r>
      <w:r w:rsidRPr="1D83E2F6" w:rsidR="00FA155C">
        <w:rPr>
          <w:rFonts w:ascii="Calibri" w:hAnsi="Calibri" w:cs="Calibri"/>
          <w:strike w:val="1"/>
          <w:sz w:val="22"/>
          <w:szCs w:val="22"/>
        </w:rPr>
        <w:t xml:space="preserve"> dataset</w:t>
      </w:r>
      <w:r w:rsidRPr="42C5B079" w:rsidR="631B3229">
        <w:rPr>
          <w:rFonts w:ascii="Calibri" w:hAnsi="Calibri" w:cs="Calibri"/>
          <w:strike w:val="0"/>
          <w:dstrike w:val="0"/>
          <w:color w:val="FF0000"/>
          <w:sz w:val="22"/>
          <w:szCs w:val="22"/>
        </w:rPr>
        <w:t xml:space="preserve"> Data</w:t>
      </w:r>
      <w:r w:rsidRPr="42C5B079" w:rsidR="00FA155C">
        <w:rPr>
          <w:rFonts w:ascii="Calibri" w:hAnsi="Calibri" w:cs="Calibri"/>
          <w:strike w:val="0"/>
          <w:dstrike w:val="0"/>
          <w:sz w:val="22"/>
          <w:szCs w:val="22"/>
        </w:rPr>
        <w:t xml:space="preserve">, </w:t>
      </w:r>
      <w:r w:rsidRPr="42C5B079" w:rsidR="00FA155C">
        <w:rPr>
          <w:rFonts w:ascii="Calibri" w:hAnsi="Calibri" w:cs="Calibri"/>
          <w:strike w:val="0"/>
          <w:dstrike w:val="0"/>
          <w:sz w:val="22"/>
          <w:szCs w:val="22"/>
        </w:rPr>
        <w:t>exclusively for</w:t>
      </w:r>
      <w:r w:rsidRPr="42C5B079" w:rsidR="00FA155C">
        <w:rPr>
          <w:rFonts w:ascii="Calibri" w:hAnsi="Calibri" w:cs="Calibri"/>
          <w:strike w:val="0"/>
          <w:dstrike w:val="0"/>
          <w:sz w:val="22"/>
          <w:szCs w:val="22"/>
        </w:rPr>
        <w:t xml:space="preserve"> the purpose of </w:t>
      </w:r>
      <w:r w:rsidRPr="1D83E2F6" w:rsidR="00FA155C">
        <w:rPr>
          <w:rFonts w:ascii="Calibri" w:hAnsi="Calibri" w:cs="Calibri"/>
          <w:strike w:val="1"/>
          <w:sz w:val="22"/>
          <w:szCs w:val="22"/>
        </w:rPr>
        <w:t xml:space="preserve">counterterrorism</w:t>
      </w:r>
      <w:r w:rsidRPr="42C5B079" w:rsidR="291E0070">
        <w:rPr>
          <w:rFonts w:ascii="Calibri" w:hAnsi="Calibri" w:cs="Calibri"/>
          <w:strike w:val="0"/>
          <w:dstrike w:val="0"/>
          <w:sz w:val="22"/>
          <w:szCs w:val="22"/>
        </w:rPr>
        <w:t xml:space="preserve"> </w:t>
      </w:r>
      <w:r w:rsidRPr="42C5B079" w:rsidR="291E0070">
        <w:rPr>
          <w:rFonts w:ascii="Calibri" w:hAnsi="Calibri" w:eastAsia="Calibri" w:cs="Calibri"/>
          <w:b w:val="0"/>
          <w:bCs w:val="0"/>
          <w:i w:val="0"/>
          <w:iCs w:val="0"/>
          <w:caps w:val="0"/>
          <w:smallCaps w:val="0"/>
          <w:noProof w:val="0"/>
          <w:color w:val="FF0000"/>
          <w:sz w:val="22"/>
          <w:szCs w:val="22"/>
          <w:lang w:val="en-GB"/>
        </w:rPr>
        <w:t>conducting an audit and evaluating a potential collaboration with the Data Provider</w:t>
      </w:r>
      <w:r w:rsidRPr="42C5B079" w:rsidR="00FA155C">
        <w:rPr>
          <w:rFonts w:ascii="Calibri" w:hAnsi="Calibri" w:cs="Calibri"/>
          <w:strike w:val="0"/>
          <w:dstrike w:val="0"/>
          <w:sz w:val="22"/>
          <w:szCs w:val="22"/>
        </w:rPr>
        <w:t xml:space="preserve">. Party B shall confirm execution of the </w:t>
      </w:r>
      <w:r w:rsidRPr="1D83E2F6" w:rsidR="00FA155C">
        <w:rPr>
          <w:rFonts w:ascii="Calibri" w:hAnsi="Calibri" w:cs="Calibri"/>
          <w:strike w:val="1"/>
          <w:sz w:val="22"/>
          <w:szCs w:val="22"/>
        </w:rPr>
        <w:t xml:space="preserve">distribution </w:t>
      </w:r>
      <w:r w:rsidRPr="42C5B079" w:rsidR="4E83529A">
        <w:rPr>
          <w:rFonts w:ascii="Calibri" w:hAnsi="Calibri" w:cs="Calibri"/>
          <w:strike w:val="0"/>
          <w:dstrike w:val="0"/>
          <w:sz w:val="22"/>
          <w:szCs w:val="22"/>
        </w:rPr>
        <w:t xml:space="preserve">access </w:t>
      </w:r>
      <w:r w:rsidRPr="42C5B079" w:rsidR="00FA155C">
        <w:rPr>
          <w:rFonts w:ascii="Calibri" w:hAnsi="Calibri" w:cs="Calibri"/>
          <w:strike w:val="0"/>
          <w:dstrike w:val="0"/>
          <w:sz w:val="22"/>
          <w:szCs w:val="22"/>
        </w:rPr>
        <w:t xml:space="preserve">action by providing certification or proof upon request.</w:t>
      </w:r>
    </w:p>
    <w:p w:rsidR="00C71C1A" w:rsidP="268E9F84" w:rsidRDefault="00C71C1A" w14:paraId="5E764351" w14:textId="2F3AA502">
      <w:pPr>
        <w:spacing w:after="0" w:line="360" w:lineRule="auto"/>
        <w:jc w:val="both"/>
        <w:rPr>
          <w:rFonts w:ascii="Calibri" w:hAnsi="Calibri" w:cs="Calibri"/>
          <w:b w:val="1"/>
          <w:bCs w:val="1"/>
          <w:sz w:val="22"/>
          <w:szCs w:val="22"/>
          <w:highlight w:val="yellow"/>
        </w:rPr>
      </w:pPr>
    </w:p>
    <w:p w:rsidRPr="00663417" w:rsidR="00C71C1A" w:rsidP="1D83E2F6" w:rsidRDefault="00C71C1A" w14:paraId="020B925C" w14:textId="5225DD54" w14:noSpellErr="1">
      <w:pPr>
        <w:spacing w:after="0" w:line="360" w:lineRule="auto"/>
        <w:jc w:val="both"/>
        <w:rPr>
          <w:rFonts w:ascii="Calibri" w:hAnsi="Calibri" w:cs="Calibri"/>
          <w:sz w:val="22"/>
          <w:szCs w:val="22"/>
        </w:rPr>
      </w:pPr>
      <w:r w:rsidRPr="1D83E2F6" w:rsidR="00C71C1A">
        <w:rPr>
          <w:rFonts w:ascii="Calibri" w:hAnsi="Calibri" w:cs="Calibri"/>
          <w:b w:val="1"/>
          <w:bCs w:val="1"/>
          <w:sz w:val="22"/>
          <w:szCs w:val="22"/>
        </w:rPr>
        <w:t>7</w:t>
      </w:r>
      <w:r w:rsidRPr="1D83E2F6" w:rsidR="00C71C1A">
        <w:rPr>
          <w:rFonts w:ascii="Calibri" w:hAnsi="Calibri" w:cs="Calibri"/>
          <w:b w:val="1"/>
          <w:bCs w:val="1"/>
          <w:sz w:val="22"/>
          <w:szCs w:val="22"/>
        </w:rPr>
        <w:t>.</w:t>
      </w:r>
      <w:r w:rsidRPr="1D83E2F6" w:rsidR="00C71C1A">
        <w:rPr>
          <w:rFonts w:ascii="Calibri" w:hAnsi="Calibri" w:cs="Calibri"/>
          <w:b w:val="1"/>
          <w:bCs w:val="1"/>
          <w:sz w:val="22"/>
          <w:szCs w:val="22"/>
        </w:rPr>
        <w:t>5</w:t>
      </w:r>
      <w:r w:rsidRPr="1D83E2F6" w:rsidR="00C71C1A">
        <w:rPr>
          <w:rFonts w:ascii="Calibri" w:hAnsi="Calibri" w:cs="Calibri"/>
          <w:b w:val="1"/>
          <w:bCs w:val="1"/>
          <w:sz w:val="22"/>
          <w:szCs w:val="22"/>
        </w:rPr>
        <w:t>.</w:t>
      </w:r>
      <w:r w:rsidRPr="1D83E2F6" w:rsidR="00C71C1A">
        <w:rPr>
          <w:rFonts w:ascii="Calibri" w:hAnsi="Calibri" w:cs="Calibri"/>
          <w:sz w:val="22"/>
          <w:szCs w:val="22"/>
        </w:rPr>
        <w:t xml:space="preserve"> </w:t>
      </w:r>
      <w:r w:rsidRPr="1D83E2F6" w:rsidR="00CA2C5B">
        <w:rPr>
          <w:rFonts w:ascii="Calibri" w:hAnsi="Calibri" w:cs="Calibri"/>
          <w:sz w:val="22"/>
          <w:szCs w:val="22"/>
        </w:rPr>
        <w:t xml:space="preserve">The </w:t>
      </w:r>
      <w:r w:rsidRPr="1D83E2F6" w:rsidR="00CA2C5B">
        <w:rPr>
          <w:rFonts w:ascii="Calibri" w:hAnsi="Calibri" w:cs="Calibri"/>
          <w:sz w:val="22"/>
          <w:szCs w:val="22"/>
        </w:rPr>
        <w:t>Machine-Readable (MR)</w:t>
      </w:r>
      <w:r w:rsidRPr="1D83E2F6" w:rsidR="00CA2C5B">
        <w:rPr>
          <w:rFonts w:ascii="Calibri" w:hAnsi="Calibri" w:cs="Calibri"/>
          <w:sz w:val="22"/>
          <w:szCs w:val="22"/>
        </w:rPr>
        <w:t xml:space="preserve"> version of </w:t>
      </w:r>
      <w:r w:rsidRPr="1D83E2F6" w:rsidR="00C71C1A">
        <w:rPr>
          <w:rFonts w:ascii="Calibri" w:hAnsi="Calibri" w:cs="Calibri"/>
          <w:sz w:val="22"/>
          <w:szCs w:val="22"/>
        </w:rPr>
        <w:t>policies and rules</w:t>
      </w:r>
      <w:r w:rsidRPr="1D83E2F6" w:rsidR="00C71C1A">
        <w:rPr>
          <w:rFonts w:ascii="Calibri" w:hAnsi="Calibri" w:cs="Calibri"/>
          <w:sz w:val="22"/>
          <w:szCs w:val="22"/>
        </w:rPr>
        <w:t xml:space="preserve"> </w:t>
      </w:r>
      <w:r w:rsidRPr="1D83E2F6" w:rsidR="00CA2C5B">
        <w:rPr>
          <w:rFonts w:ascii="Calibri" w:hAnsi="Calibri" w:cs="Calibri"/>
          <w:sz w:val="22"/>
          <w:szCs w:val="22"/>
        </w:rPr>
        <w:t>is</w:t>
      </w:r>
      <w:r w:rsidRPr="1D83E2F6" w:rsidR="00C71C1A">
        <w:rPr>
          <w:rFonts w:ascii="Calibri" w:hAnsi="Calibri" w:cs="Calibri"/>
          <w:sz w:val="22"/>
          <w:szCs w:val="22"/>
        </w:rPr>
        <w:t xml:space="preserve"> presented in the Appendix A1.</w:t>
      </w:r>
    </w:p>
    <w:p w:rsidRPr="0091137A" w:rsidR="00FA155C" w:rsidP="0030643E" w:rsidRDefault="00FA155C" w14:paraId="6B730752" w14:textId="77777777" w14:noSpellErr="1">
      <w:pPr>
        <w:spacing w:after="0" w:line="360" w:lineRule="auto"/>
        <w:jc w:val="both"/>
        <w:rPr>
          <w:rFonts w:ascii="Calibri" w:hAnsi="Calibri" w:cs="Calibri"/>
          <w:sz w:val="22"/>
          <w:szCs w:val="22"/>
          <w:highlight w:val="yellow"/>
        </w:rPr>
      </w:pPr>
    </w:p>
    <w:p w:rsidRPr="0091137A" w:rsidR="00FA155C" w:rsidP="1D83E2F6" w:rsidRDefault="00FA155C" w14:paraId="36ECB7FF" w14:textId="18AE7798" w14:noSpellErr="1">
      <w:pPr>
        <w:spacing w:after="0" w:line="360" w:lineRule="auto"/>
        <w:jc w:val="both"/>
        <w:rPr>
          <w:rFonts w:ascii="Calibri" w:hAnsi="Calibri" w:cs="Calibri"/>
          <w:b w:val="1"/>
          <w:bCs w:val="1"/>
          <w:sz w:val="22"/>
          <w:szCs w:val="22"/>
        </w:rPr>
      </w:pPr>
      <w:r w:rsidRPr="1D83E2F6" w:rsidR="00FA155C">
        <w:rPr>
          <w:rFonts w:ascii="Calibri" w:hAnsi="Calibri" w:cs="Calibri"/>
          <w:b w:val="1"/>
          <w:bCs w:val="1"/>
          <w:sz w:val="22"/>
          <w:szCs w:val="22"/>
        </w:rPr>
        <w:t xml:space="preserve">8. </w:t>
      </w:r>
      <w:r w:rsidRPr="1D83E2F6" w:rsidR="005D5673">
        <w:rPr>
          <w:rFonts w:ascii="Calibri" w:hAnsi="Calibri" w:cs="Calibri"/>
          <w:b w:val="1"/>
          <w:bCs w:val="1"/>
          <w:sz w:val="22"/>
          <w:szCs w:val="22"/>
        </w:rPr>
        <w:t>CUSTOM ARRANGEMENTS.</w:t>
      </w:r>
    </w:p>
    <w:p w:rsidRPr="0091137A" w:rsidR="00FA155C" w:rsidP="42C5B079" w:rsidRDefault="00CA2C5B" w14:paraId="325B77FF" w14:textId="53ABF1B0" w14:noSpellErr="1">
      <w:pPr>
        <w:spacing w:after="0" w:line="360" w:lineRule="auto"/>
        <w:jc w:val="both"/>
        <w:rPr>
          <w:rFonts w:ascii="Calibri" w:hAnsi="Calibri" w:cs="Calibri"/>
          <w:strike w:val="0"/>
          <w:dstrike w:val="0"/>
          <w:sz w:val="22"/>
          <w:szCs w:val="22"/>
        </w:rPr>
      </w:pPr>
      <w:r w:rsidRPr="42C5B079" w:rsidR="00CA2C5B">
        <w:rPr>
          <w:rFonts w:ascii="Calibri" w:hAnsi="Calibri" w:cs="Calibri"/>
          <w:strike w:val="0"/>
          <w:dstrike w:val="0"/>
          <w:sz w:val="22"/>
          <w:szCs w:val="22"/>
        </w:rPr>
        <w:t xml:space="preserve">In addition to the </w:t>
      </w:r>
      <w:r w:rsidRPr="42C5B079" w:rsidR="00CA2C5B">
        <w:rPr>
          <w:rFonts w:ascii="Calibri" w:hAnsi="Calibri" w:cs="Calibri"/>
          <w:strike w:val="0"/>
          <w:dstrike w:val="0"/>
          <w:sz w:val="22"/>
          <w:szCs w:val="22"/>
        </w:rPr>
        <w:t>aforementioned (in Clause 7) standard policies</w:t>
      </w:r>
      <w:r w:rsidRPr="42C5B079" w:rsidR="00CA2C5B">
        <w:rPr>
          <w:rFonts w:ascii="Calibri" w:hAnsi="Calibri" w:cs="Calibri"/>
          <w:strike w:val="0"/>
          <w:dstrike w:val="0"/>
          <w:sz w:val="22"/>
          <w:szCs w:val="22"/>
        </w:rPr>
        <w:t>, the following</w:t>
      </w:r>
      <w:r w:rsidRPr="42C5B079" w:rsidR="00CA2C5B">
        <w:rPr>
          <w:rFonts w:ascii="Calibri" w:hAnsi="Calibri" w:cs="Calibri"/>
          <w:strike w:val="0"/>
          <w:dstrike w:val="0"/>
          <w:sz w:val="22"/>
          <w:szCs w:val="22"/>
        </w:rPr>
        <w:t xml:space="preserve"> </w:t>
      </w:r>
      <w:r w:rsidRPr="42C5B079" w:rsidR="00CA2C5B">
        <w:rPr>
          <w:rFonts w:ascii="Calibri" w:hAnsi="Calibri" w:cs="Calibri"/>
          <w:strike w:val="0"/>
          <w:dstrike w:val="0"/>
          <w:sz w:val="22"/>
          <w:szCs w:val="22"/>
        </w:rPr>
        <w:t>custom arrangements</w:t>
      </w:r>
      <w:r w:rsidRPr="42C5B079" w:rsidR="00CA2C5B">
        <w:rPr>
          <w:rFonts w:ascii="Calibri" w:hAnsi="Calibri" w:cs="Calibri"/>
          <w:strike w:val="0"/>
          <w:dstrike w:val="0"/>
          <w:sz w:val="22"/>
          <w:szCs w:val="22"/>
        </w:rPr>
        <w:t xml:space="preserve"> are </w:t>
      </w:r>
      <w:r w:rsidRPr="42C5B079" w:rsidR="00D94169">
        <w:rPr>
          <w:rFonts w:ascii="Calibri" w:hAnsi="Calibri" w:cs="Calibri"/>
          <w:strike w:val="0"/>
          <w:dstrike w:val="0"/>
          <w:sz w:val="22"/>
          <w:szCs w:val="22"/>
        </w:rPr>
        <w:t>mutually agreed upon by the Parties</w:t>
      </w:r>
      <w:r w:rsidRPr="42C5B079" w:rsidR="00CA2C5B">
        <w:rPr>
          <w:rFonts w:ascii="Calibri" w:hAnsi="Calibri" w:cs="Calibri"/>
          <w:strike w:val="0"/>
          <w:dstrike w:val="0"/>
          <w:sz w:val="22"/>
          <w:szCs w:val="22"/>
        </w:rPr>
        <w:t>:</w:t>
      </w:r>
    </w:p>
    <w:p w:rsidRPr="0091137A" w:rsidR="00FA155C" w:rsidP="42C5B079" w:rsidRDefault="00FA155C" w14:paraId="7A173A9D" w14:textId="77777777" w14:noSpellErr="1">
      <w:pPr>
        <w:spacing w:after="0" w:line="360" w:lineRule="auto"/>
        <w:jc w:val="both"/>
        <w:rPr>
          <w:rFonts w:ascii="Calibri" w:hAnsi="Calibri" w:cs="Calibri"/>
          <w:strike w:val="0"/>
          <w:dstrike w:val="0"/>
          <w:sz w:val="22"/>
          <w:szCs w:val="22"/>
        </w:rPr>
      </w:pPr>
      <w:r w:rsidRPr="0091137A">
        <w:rPr>
          <w:rFonts w:ascii="Calibri" w:hAnsi="Calibri" w:cs="Calibri"/>
          <w:sz w:val="22"/>
          <w:szCs w:val="22"/>
        </w:rPr>
        <w:tab/>
      </w:r>
      <w:r w:rsidRPr="42C5B079" w:rsidR="00FA155C">
        <w:rPr>
          <w:rFonts w:ascii="Calibri" w:hAnsi="Calibri" w:cs="Calibri"/>
          <w:strike w:val="0"/>
          <w:dstrike w:val="0"/>
          <w:sz w:val="22"/>
          <w:szCs w:val="22"/>
        </w:rPr>
        <w:t>8.1 Data Sharing Rules</w:t>
      </w:r>
    </w:p>
    <w:p w:rsidRPr="0091137A" w:rsidR="00FA155C" w:rsidP="42C5B079" w:rsidRDefault="00FA155C" w14:paraId="68309617" w14:textId="649237DF">
      <w:pPr>
        <w:pStyle w:val="Normal"/>
        <w:spacing w:after="0" w:line="360" w:lineRule="auto"/>
        <w:jc w:val="both"/>
        <w:rPr>
          <w:rFonts w:ascii="Calibri" w:hAnsi="Calibri" w:cs="Calibri"/>
          <w:strike w:val="0"/>
          <w:dstrike w:val="0"/>
          <w:sz w:val="22"/>
          <w:szCs w:val="22"/>
        </w:rPr>
      </w:pPr>
      <w:r w:rsidRPr="0091137A">
        <w:rPr>
          <w:rFonts w:ascii="Calibri" w:hAnsi="Calibri" w:cs="Calibri"/>
          <w:sz w:val="22"/>
          <w:szCs w:val="22"/>
        </w:rPr>
        <w:tab/>
      </w:r>
      <w:r w:rsidRPr="0091137A">
        <w:rPr>
          <w:rFonts w:ascii="Calibri" w:hAnsi="Calibri" w:cs="Calibri"/>
          <w:sz w:val="22"/>
          <w:szCs w:val="22"/>
        </w:rPr>
        <w:tab/>
      </w:r>
      <w:r w:rsidRPr="42C5B079" w:rsidR="00FA155C">
        <w:rPr>
          <w:rFonts w:ascii="Calibri" w:hAnsi="Calibri" w:cs="Calibri"/>
          <w:strike w:val="0"/>
          <w:dstrike w:val="0"/>
          <w:sz w:val="22"/>
          <w:szCs w:val="22"/>
        </w:rPr>
        <w:t xml:space="preserve">• Party </w:t>
      </w:r>
      <w:r w:rsidRPr="42C5B079" w:rsidR="00FA155C">
        <w:rPr>
          <w:rFonts w:ascii="Calibri" w:hAnsi="Calibri" w:cs="Calibri"/>
          <w:strike w:val="0"/>
          <w:dstrike w:val="0"/>
          <w:sz w:val="22"/>
          <w:szCs w:val="22"/>
        </w:rPr>
        <w:t>B in</w:t>
      </w:r>
      <w:r w:rsidRPr="42C5B079" w:rsidR="00FA155C">
        <w:rPr>
          <w:rFonts w:ascii="Calibri" w:hAnsi="Calibri" w:cs="Calibri"/>
          <w:strike w:val="0"/>
          <w:dstrike w:val="0"/>
          <w:sz w:val="22"/>
          <w:szCs w:val="22"/>
        </w:rPr>
        <w:t xml:space="preserve"> duty bound to   Party A </w:t>
      </w:r>
      <w:r w:rsidRPr="42C5B079" w:rsidR="00FA155C">
        <w:rPr>
          <w:rFonts w:ascii="Calibri" w:hAnsi="Calibri" w:cs="Calibri"/>
          <w:strike w:val="0"/>
          <w:dstrike w:val="0"/>
          <w:sz w:val="22"/>
          <w:szCs w:val="22"/>
        </w:rPr>
        <w:t xml:space="preserve">to </w:t>
      </w:r>
      <w:r w:rsidRPr="42C5B079" w:rsidR="00FA155C">
        <w:rPr>
          <w:rFonts w:ascii="Calibri" w:hAnsi="Calibri" w:cs="Calibri"/>
          <w:strike w:val="0"/>
          <w:dstrike w:val="0"/>
          <w:sz w:val="22"/>
          <w:szCs w:val="22"/>
        </w:rPr>
        <w:t>perform</w:t>
      </w:r>
      <w:r w:rsidRPr="42C5B079" w:rsidR="00FA155C">
        <w:rPr>
          <w:rFonts w:ascii="Calibri" w:hAnsi="Calibri" w:cs="Calibri"/>
          <w:strike w:val="0"/>
          <w:dstrike w:val="0"/>
          <w:sz w:val="22"/>
          <w:szCs w:val="22"/>
        </w:rPr>
        <w:t xml:space="preserve"> the</w:t>
      </w:r>
      <w:r w:rsidRPr="42C5B079" w:rsidR="00FA155C">
        <w:rPr>
          <w:rFonts w:ascii="Calibri" w:hAnsi="Calibri" w:cs="Calibri"/>
          <w:strike w:val="0"/>
          <w:dstrike w:val="0"/>
          <w:sz w:val="22"/>
          <w:szCs w:val="22"/>
        </w:rPr>
        <w:t xml:space="preserve"> </w:t>
      </w:r>
      <w:r w:rsidRPr="1D83E2F6" w:rsidR="00FA155C">
        <w:rPr>
          <w:rFonts w:ascii="Calibri" w:hAnsi="Calibri" w:cs="Calibri"/>
          <w:strike w:val="1"/>
          <w:sz w:val="22"/>
          <w:szCs w:val="22"/>
        </w:rPr>
        <w:t xml:space="preserve">distribution </w:t>
      </w:r>
      <w:r w:rsidRPr="42C5B079" w:rsidR="4C9A13C8">
        <w:rPr>
          <w:rFonts w:ascii="Calibri" w:hAnsi="Calibri" w:cs="Calibri"/>
          <w:strike w:val="0"/>
          <w:dstrike w:val="0"/>
          <w:color w:val="FF0000"/>
          <w:sz w:val="22"/>
          <w:szCs w:val="22"/>
        </w:rPr>
        <w:t xml:space="preserve">access </w:t>
      </w:r>
      <w:r w:rsidRPr="42C5B079" w:rsidR="00FA155C">
        <w:rPr>
          <w:rFonts w:ascii="Calibri" w:hAnsi="Calibri" w:cs="Calibri"/>
          <w:strike w:val="0"/>
          <w:dstrike w:val="0"/>
          <w:sz w:val="22"/>
          <w:szCs w:val="22"/>
        </w:rPr>
        <w:t xml:space="preserve">action on the </w:t>
      </w:r>
      <w:r w:rsidRPr="1D83E2F6" w:rsidR="00FA155C">
        <w:rPr>
          <w:rFonts w:ascii="Calibri" w:hAnsi="Calibri" w:cs="Calibri"/>
          <w:strike w:val="1"/>
          <w:sz w:val="22"/>
          <w:szCs w:val="22"/>
        </w:rPr>
        <w:t xml:space="preserve">economic </w:t>
      </w:r>
      <w:r w:rsidRPr="1D83E2F6" w:rsidR="00FA155C">
        <w:rPr>
          <w:rFonts w:ascii="Calibri" w:hAnsi="Calibri" w:cs="Calibri"/>
          <w:strike w:val="1"/>
          <w:sz w:val="22"/>
          <w:szCs w:val="22"/>
        </w:rPr>
        <w:t>indicators</w:t>
      </w:r>
      <w:r w:rsidRPr="1D83E2F6" w:rsidR="00FA155C">
        <w:rPr>
          <w:rFonts w:ascii="Calibri" w:hAnsi="Calibri" w:cs="Calibri"/>
          <w:strike w:val="1"/>
          <w:sz w:val="22"/>
          <w:szCs w:val="22"/>
        </w:rPr>
        <w:t xml:space="preserve"> dataset</w:t>
      </w:r>
      <w:r w:rsidRPr="42C5B079" w:rsidR="129D885E">
        <w:rPr>
          <w:rFonts w:ascii="Calibri" w:hAnsi="Calibri" w:cs="Calibri"/>
          <w:strike w:val="0"/>
          <w:dstrike w:val="0"/>
          <w:sz w:val="22"/>
          <w:szCs w:val="22"/>
        </w:rPr>
        <w:t xml:space="preserve"> </w:t>
      </w:r>
      <w:r w:rsidRPr="42C5B079" w:rsidR="129D885E">
        <w:rPr>
          <w:rFonts w:ascii="Calibri" w:hAnsi="Calibri" w:cs="Calibri"/>
          <w:strike w:val="0"/>
          <w:dstrike w:val="0"/>
          <w:color w:val="FF0000"/>
          <w:sz w:val="22"/>
          <w:szCs w:val="22"/>
        </w:rPr>
        <w:t xml:space="preserve">Data</w:t>
      </w:r>
      <w:r w:rsidRPr="42C5B079" w:rsidR="00FA155C">
        <w:rPr>
          <w:rFonts w:ascii="Calibri" w:hAnsi="Calibri" w:cs="Calibri"/>
          <w:strike w:val="0"/>
          <w:dstrike w:val="0"/>
          <w:sz w:val="22"/>
          <w:szCs w:val="22"/>
        </w:rPr>
        <w:t xml:space="preserve">, </w:t>
      </w:r>
      <w:r w:rsidRPr="42C5B079" w:rsidR="00FA155C">
        <w:rPr>
          <w:rFonts w:ascii="Calibri" w:hAnsi="Calibri" w:cs="Calibri"/>
          <w:strike w:val="0"/>
          <w:dstrike w:val="0"/>
          <w:sz w:val="22"/>
          <w:szCs w:val="22"/>
        </w:rPr>
        <w:t>specifically for</w:t>
      </w:r>
      <w:r w:rsidRPr="42C5B079" w:rsidR="00FA155C">
        <w:rPr>
          <w:rFonts w:ascii="Calibri" w:hAnsi="Calibri" w:cs="Calibri"/>
          <w:strike w:val="0"/>
          <w:dstrike w:val="0"/>
          <w:sz w:val="22"/>
          <w:szCs w:val="22"/>
        </w:rPr>
        <w:t xml:space="preserve"> the purpose of </w:t>
      </w:r>
      <w:r w:rsidRPr="1D83E2F6" w:rsidR="00FA155C">
        <w:rPr>
          <w:rFonts w:ascii="Calibri" w:hAnsi="Calibri" w:cs="Calibri"/>
          <w:strike w:val="1"/>
          <w:sz w:val="22"/>
          <w:szCs w:val="22"/>
        </w:rPr>
        <w:t xml:space="preserve">counterterrorism</w:t>
      </w:r>
      <w:r w:rsidRPr="42C5B079" w:rsidR="05274A4A">
        <w:rPr>
          <w:rFonts w:ascii="Calibri" w:hAnsi="Calibri" w:cs="Calibri"/>
          <w:strike w:val="0"/>
          <w:dstrike w:val="0"/>
          <w:sz w:val="22"/>
          <w:szCs w:val="22"/>
        </w:rPr>
        <w:t xml:space="preserve"> </w:t>
      </w:r>
      <w:r w:rsidRPr="42C5B079" w:rsidR="05274A4A">
        <w:rPr>
          <w:rFonts w:ascii="Calibri" w:hAnsi="Calibri" w:eastAsia="Calibri" w:cs="Calibri"/>
          <w:b w:val="0"/>
          <w:bCs w:val="0"/>
          <w:i w:val="0"/>
          <w:iCs w:val="0"/>
          <w:caps w:val="0"/>
          <w:smallCaps w:val="0"/>
          <w:noProof w:val="0"/>
          <w:color w:val="FF0000"/>
          <w:sz w:val="22"/>
          <w:szCs w:val="22"/>
          <w:lang w:val="en-GB"/>
        </w:rPr>
        <w:t>conducting an audit and evaluating a potential collaboration with the Data Provider</w:t>
      </w:r>
      <w:r w:rsidRPr="42C5B079" w:rsidR="00FA155C">
        <w:rPr>
          <w:rFonts w:ascii="Calibri" w:hAnsi="Calibri" w:cs="Calibri"/>
          <w:strike w:val="0"/>
          <w:dstrike w:val="0"/>
          <w:sz w:val="22"/>
          <w:szCs w:val="22"/>
        </w:rPr>
        <w:t xml:space="preserve">. Party B shall confirm execution of the </w:t>
      </w:r>
      <w:r w:rsidRPr="42C5B079" w:rsidR="592FBC0C">
        <w:rPr>
          <w:rFonts w:ascii="Calibri" w:hAnsi="Calibri" w:cs="Calibri"/>
          <w:strike w:val="1"/>
          <w:sz w:val="22"/>
          <w:szCs w:val="22"/>
        </w:rPr>
        <w:t xml:space="preserve">distribution </w:t>
      </w:r>
      <w:r w:rsidRPr="42C5B079" w:rsidR="592FBC0C">
        <w:rPr>
          <w:rFonts w:ascii="Calibri" w:hAnsi="Calibri" w:cs="Calibri"/>
          <w:strike w:val="0"/>
          <w:dstrike w:val="0"/>
          <w:color w:val="FF0000"/>
          <w:sz w:val="22"/>
          <w:szCs w:val="22"/>
        </w:rPr>
        <w:t>access</w:t>
      </w:r>
      <w:r w:rsidRPr="42C5B079" w:rsidR="592FBC0C">
        <w:rPr>
          <w:rFonts w:ascii="Calibri" w:hAnsi="Calibri" w:cs="Calibri"/>
          <w:strike w:val="0"/>
          <w:dstrike w:val="0"/>
          <w:sz w:val="22"/>
          <w:szCs w:val="22"/>
        </w:rPr>
        <w:t xml:space="preserve"> </w:t>
      </w:r>
      <w:r w:rsidRPr="42C5B079" w:rsidR="00FA155C">
        <w:rPr>
          <w:rFonts w:ascii="Calibri" w:hAnsi="Calibri" w:cs="Calibri"/>
          <w:strike w:val="0"/>
          <w:dstrike w:val="0"/>
          <w:sz w:val="22"/>
          <w:szCs w:val="22"/>
        </w:rPr>
        <w:t xml:space="preserve">action by providing certification or proof upon request.</w:t>
      </w:r>
    </w:p>
    <w:p w:rsidRPr="0091137A" w:rsidR="00FA155C" w:rsidP="0030643E" w:rsidRDefault="00FA155C" w14:paraId="7317673A" w14:textId="77777777" w14:noSpellErr="1">
      <w:pPr>
        <w:spacing w:after="0" w:line="360" w:lineRule="auto"/>
        <w:jc w:val="both"/>
        <w:rPr>
          <w:rFonts w:ascii="Calibri" w:hAnsi="Calibri" w:cs="Calibri"/>
          <w:strike w:val="0"/>
          <w:dstrike w:val="0"/>
          <w:sz w:val="22"/>
          <w:szCs w:val="22"/>
          <w:highlight w:val="yellow"/>
        </w:rPr>
      </w:pPr>
    </w:p>
    <w:p w:rsidRPr="0091137A" w:rsidR="00FA155C" w:rsidP="268E9F84" w:rsidRDefault="00FA155C" w14:paraId="63E0232A" w14:textId="77777777" w14:noSpellErr="1">
      <w:pPr>
        <w:spacing w:after="0" w:line="360" w:lineRule="auto"/>
        <w:jc w:val="both"/>
        <w:rPr>
          <w:rFonts w:ascii="Calibri" w:hAnsi="Calibri" w:cs="Calibri"/>
          <w:b w:val="1"/>
          <w:bCs w:val="1"/>
          <w:strike w:val="1"/>
          <w:sz w:val="22"/>
          <w:szCs w:val="22"/>
        </w:rPr>
      </w:pPr>
      <w:r w:rsidRPr="268E9F84" w:rsidR="00FA155C">
        <w:rPr>
          <w:rFonts w:ascii="Calibri" w:hAnsi="Calibri" w:cs="Calibri"/>
          <w:b w:val="1"/>
          <w:bCs w:val="1"/>
          <w:strike w:val="1"/>
          <w:sz w:val="22"/>
          <w:szCs w:val="22"/>
        </w:rPr>
        <w:t>9. DATA PROTECTION.</w:t>
      </w:r>
    </w:p>
    <w:p w:rsidRPr="0091137A" w:rsidR="00FA155C" w:rsidP="268E9F84" w:rsidRDefault="00FA155C" w14:paraId="28B1EF48" w14:textId="4C616382" w14:noSpellErr="1">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9.1.</w:t>
      </w:r>
      <w:r w:rsidRPr="268E9F84" w:rsidR="00FA155C">
        <w:rPr>
          <w:rFonts w:ascii="Calibri" w:hAnsi="Calibri" w:cs="Calibri"/>
          <w:strike w:val="1"/>
          <w:sz w:val="22"/>
          <w:szCs w:val="22"/>
        </w:rPr>
        <w:t xml:space="preserve"> The Parties may each process Personal Data under this Agreement. The Parties acknowledge that the factual arrangement between them dictates the classification of each Party in respect of the Data Protection Legislation. Notwithstanding the foregoing, the Parties </w:t>
      </w:r>
      <w:r w:rsidRPr="268E9F84" w:rsidR="00FA155C">
        <w:rPr>
          <w:rFonts w:ascii="Calibri" w:hAnsi="Calibri" w:cs="Calibri"/>
          <w:strike w:val="1"/>
          <w:sz w:val="22"/>
          <w:szCs w:val="22"/>
        </w:rPr>
        <w:t>anticipate</w:t>
      </w:r>
      <w:r w:rsidRPr="268E9F84" w:rsidR="00FA155C">
        <w:rPr>
          <w:rFonts w:ascii="Calibri" w:hAnsi="Calibri" w:cs="Calibri"/>
          <w:strike w:val="1"/>
          <w:sz w:val="22"/>
          <w:szCs w:val="22"/>
        </w:rPr>
        <w:t xml:space="preserve"> that each Party shall act as a Controller in its own right. For the avoidance of doubt, the parties are not joint controllers for the purposes of Article 26 of the GDPR.</w:t>
      </w:r>
    </w:p>
    <w:p w:rsidRPr="0091137A" w:rsidR="00FA155C" w:rsidP="268E9F84" w:rsidRDefault="00FA155C" w14:paraId="4D355BA5" w14:textId="4F3359EE" w14:noSpellErr="1">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9.2.</w:t>
      </w:r>
      <w:r w:rsidRPr="268E9F84" w:rsidR="00FA155C">
        <w:rPr>
          <w:rFonts w:ascii="Calibri" w:hAnsi="Calibri" w:cs="Calibri"/>
          <w:strike w:val="1"/>
          <w:sz w:val="22"/>
          <w:szCs w:val="22"/>
        </w:rPr>
        <w:t xml:space="preserve"> Where a Party is acting as a Controller in relation to this Agreement, it shall </w:t>
      </w:r>
      <w:r w:rsidRPr="268E9F84" w:rsidR="00FA155C">
        <w:rPr>
          <w:rFonts w:ascii="Calibri" w:hAnsi="Calibri" w:cs="Calibri"/>
          <w:strike w:val="1"/>
          <w:sz w:val="22"/>
          <w:szCs w:val="22"/>
        </w:rPr>
        <w:t>comply with</w:t>
      </w:r>
      <w:r w:rsidRPr="268E9F84" w:rsidR="00FA155C">
        <w:rPr>
          <w:rFonts w:ascii="Calibri" w:hAnsi="Calibri" w:cs="Calibri"/>
          <w:strike w:val="1"/>
          <w:sz w:val="22"/>
          <w:szCs w:val="22"/>
        </w:rPr>
        <w:t xml:space="preserve"> its obligations under the Data Protection Legislation.</w:t>
      </w:r>
    </w:p>
    <w:p w:rsidRPr="0091137A" w:rsidR="00FA155C" w:rsidP="268E9F84" w:rsidRDefault="00FA155C" w14:paraId="1309B584" w14:textId="000DD8EE" w14:noSpellErr="1">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9.3.</w:t>
      </w:r>
      <w:r w:rsidRPr="268E9F84" w:rsidR="00FA155C">
        <w:rPr>
          <w:rFonts w:ascii="Calibri" w:hAnsi="Calibri" w:cs="Calibri"/>
          <w:strike w:val="1"/>
          <w:sz w:val="22"/>
          <w:szCs w:val="22"/>
        </w:rPr>
        <w:t xml:space="preserve"> Where the Data Provider collects Personal Data which </w:t>
      </w:r>
      <w:r w:rsidRPr="268E9F84" w:rsidR="00FA155C">
        <w:rPr>
          <w:rFonts w:ascii="Calibri" w:hAnsi="Calibri" w:cs="Calibri"/>
          <w:strike w:val="1"/>
          <w:sz w:val="22"/>
          <w:szCs w:val="22"/>
        </w:rPr>
        <w:t>subsequently</w:t>
      </w:r>
      <w:r w:rsidRPr="268E9F84" w:rsidR="00FA155C">
        <w:rPr>
          <w:rFonts w:ascii="Calibri" w:hAnsi="Calibri" w:cs="Calibri"/>
          <w:strike w:val="1"/>
          <w:sz w:val="22"/>
          <w:szCs w:val="22"/>
        </w:rPr>
        <w:t xml:space="preserve"> sells to the Data Consumer, Data Provider shall:</w:t>
      </w:r>
    </w:p>
    <w:p w:rsidRPr="0091137A" w:rsidR="00FA155C" w:rsidP="268E9F84" w:rsidRDefault="00FA155C" w14:paraId="768543FE" w14:textId="2E47D14B">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i</w:t>
      </w:r>
      <w:r w:rsidRPr="268E9F84" w:rsidR="00FA155C">
        <w:rPr>
          <w:rFonts w:ascii="Calibri" w:hAnsi="Calibri" w:cs="Calibri"/>
          <w:b w:val="1"/>
          <w:bCs w:val="1"/>
          <w:strike w:val="1"/>
          <w:sz w:val="22"/>
          <w:szCs w:val="22"/>
        </w:rPr>
        <w:t>.</w:t>
      </w:r>
      <w:r w:rsidRPr="268E9F84" w:rsidR="00FA155C">
        <w:rPr>
          <w:rFonts w:ascii="Calibri" w:hAnsi="Calibri" w:cs="Calibri"/>
          <w:strike w:val="1"/>
          <w:sz w:val="22"/>
          <w:szCs w:val="22"/>
        </w:rPr>
        <w:t xml:space="preserve"> Ensure that it is not subject to any prohibition or restriction which would prevent or restrict it from disclosing or transferring the Personal Data to the Data Consumer, as required under this Agreement; or prevent or restrict the Data Consumer from processing the Personal Data as envisaged under this </w:t>
      </w:r>
      <w:r w:rsidRPr="268E9F84" w:rsidR="00FA155C">
        <w:rPr>
          <w:rFonts w:ascii="Calibri" w:hAnsi="Calibri" w:cs="Calibri"/>
          <w:strike w:val="1"/>
          <w:sz w:val="22"/>
          <w:szCs w:val="22"/>
        </w:rPr>
        <w:t>Agreement;</w:t>
      </w:r>
    </w:p>
    <w:p w:rsidRPr="0091137A" w:rsidR="00FA155C" w:rsidP="268E9F84" w:rsidRDefault="00FA155C" w14:paraId="718E6C91" w14:textId="1434F1E2"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ii.</w:t>
      </w:r>
      <w:r w:rsidRPr="268E9F84" w:rsidR="00FA155C">
        <w:rPr>
          <w:rFonts w:ascii="Calibri" w:hAnsi="Calibri" w:cs="Calibri"/>
          <w:strike w:val="1"/>
          <w:sz w:val="22"/>
          <w:szCs w:val="22"/>
        </w:rPr>
        <w:t xml:space="preserve"> Ensure that all fair processing notices have been given (and/or, as applicable, valid consents obtained that have not been withdrawn) and are sufficient in scope and kept up-to-date in order to meet the transparency requirements to enable each Party to process the Personal Data in order to </w:t>
      </w:r>
      <w:r w:rsidRPr="268E9F84" w:rsidR="00FA155C">
        <w:rPr>
          <w:rFonts w:ascii="Calibri" w:hAnsi="Calibri" w:cs="Calibri"/>
          <w:strike w:val="1"/>
          <w:sz w:val="22"/>
          <w:szCs w:val="22"/>
        </w:rPr>
        <w:t xml:space="preserve">obtain the benefit of its rights, and to fulfil its obligations, under this Agreement in accordance with the Data Protection Legislation. For the avoidance of doubt, the Parties do not </w:t>
      </w:r>
      <w:r w:rsidRPr="268E9F84" w:rsidR="00FA155C">
        <w:rPr>
          <w:rFonts w:ascii="Calibri" w:hAnsi="Calibri" w:cs="Calibri"/>
          <w:strike w:val="1"/>
          <w:sz w:val="22"/>
          <w:szCs w:val="22"/>
        </w:rPr>
        <w:t xml:space="preserve">warrant</w:t>
      </w:r>
      <w:r w:rsidRPr="268E9F84" w:rsidR="00FA155C">
        <w:rPr>
          <w:rFonts w:ascii="Calibri" w:hAnsi="Calibri" w:cs="Calibri"/>
          <w:strike w:val="1"/>
          <w:sz w:val="22"/>
          <w:szCs w:val="22"/>
        </w:rPr>
        <w:t xml:space="preserve"> to each other that any use of transferred Personal Data outside the scope of this Agreement shall be compliant with the Data Protection </w:t>
      </w:r>
      <w:r w:rsidRPr="268E9F84" w:rsidR="00FA155C">
        <w:rPr>
          <w:rFonts w:ascii="Calibri" w:hAnsi="Calibri" w:cs="Calibri"/>
          <w:strike w:val="1"/>
          <w:sz w:val="22"/>
          <w:szCs w:val="22"/>
        </w:rPr>
        <w:t>Legislation;</w:t>
      </w:r>
    </w:p>
    <w:p w:rsidRPr="0091137A" w:rsidR="00FA155C" w:rsidP="268E9F84" w:rsidRDefault="00FA155C" w14:paraId="7FE7FC45" w14:textId="2717A52E"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iii.</w:t>
      </w:r>
      <w:r w:rsidRPr="268E9F84" w:rsidR="00FA155C">
        <w:rPr>
          <w:rFonts w:ascii="Calibri" w:hAnsi="Calibri" w:cs="Calibri"/>
          <w:strike w:val="1"/>
          <w:sz w:val="22"/>
          <w:szCs w:val="22"/>
        </w:rPr>
        <w:t xml:space="preserve"> Ensure that the Personal Data is adequate, relevant and limited to what is necessary in relation to the Permitted Purpose; and accurate and, where necessary, up to date; having tak</w:t>
      </w:r>
      <w:r w:rsidRPr="268E9F84" w:rsidR="00731343">
        <w:rPr>
          <w:rFonts w:ascii="Calibri" w:hAnsi="Calibri" w:cs="Calibri"/>
          <w:strike w:val="1"/>
          <w:sz w:val="22"/>
          <w:szCs w:val="22"/>
        </w:rPr>
        <w:t>en</w:t>
      </w:r>
      <w:r w:rsidRPr="268E9F84" w:rsidR="00FA155C">
        <w:rPr>
          <w:rFonts w:ascii="Calibri" w:hAnsi="Calibri" w:cs="Calibri"/>
          <w:strike w:val="1"/>
          <w:sz w:val="22"/>
          <w:szCs w:val="22"/>
        </w:rPr>
        <w:t xml:space="preserve"> every reasonable step to ensure that any inaccurate Personal Data (having regard to the Permitted Purpose), has been erased or rectified; and</w:t>
      </w:r>
    </w:p>
    <w:p w:rsidRPr="0091137A" w:rsidR="00FA155C" w:rsidP="268E9F84" w:rsidRDefault="00FA155C" w14:paraId="01C5DE2D" w14:textId="5128A6DC"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iv.</w:t>
      </w:r>
      <w:r w:rsidRPr="268E9F84" w:rsidR="00FA155C">
        <w:rPr>
          <w:rFonts w:ascii="Calibri" w:hAnsi="Calibri" w:cs="Calibri"/>
          <w:strike w:val="1"/>
          <w:sz w:val="22"/>
          <w:szCs w:val="22"/>
        </w:rPr>
        <w:t xml:space="preserve"> Ensure that the Personal Data is transferred between the Parties by a secure means.</w:t>
      </w:r>
    </w:p>
    <w:p w:rsidRPr="0091137A" w:rsidR="00FA155C" w:rsidP="268E9F84" w:rsidRDefault="00FA155C" w14:paraId="1EE9289C" w14:textId="1F9614E6" w14:noSpellErr="1">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9.4.</w:t>
      </w:r>
      <w:r w:rsidRPr="268E9F84" w:rsidR="00FA155C">
        <w:rPr>
          <w:rFonts w:ascii="Calibri" w:hAnsi="Calibri" w:cs="Calibri"/>
          <w:strike w:val="1"/>
          <w:sz w:val="22"/>
          <w:szCs w:val="22"/>
        </w:rPr>
        <w:t xml:space="preserve"> Each Party shall indemnify and keep the other fully indemnified from and against any and all losses, fines, liabilities, damages, costs, claims, amounts paid in settlement and expenses (including legal fees, disbursements, costs of investigation, litigation, settlement, judgment, interest and penalties) that are sustained or suffered or incurred by, awarded against or agreed to be paid by, the other Party as a result of, or arising from, a breach by each Party of its obligations under this Clause 9 (Data Protection) and/or the Data Protection Legislation, including, in particular, pursuant to:</w:t>
      </w:r>
    </w:p>
    <w:p w:rsidRPr="0091137A" w:rsidR="00FA155C" w:rsidP="268E9F84" w:rsidRDefault="00FA155C" w14:paraId="71C7AE5B" w14:textId="5BAC8043">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i</w:t>
      </w:r>
      <w:r w:rsidRPr="268E9F84" w:rsidR="00FA155C">
        <w:rPr>
          <w:rFonts w:ascii="Calibri" w:hAnsi="Calibri" w:cs="Calibri"/>
          <w:b w:val="1"/>
          <w:bCs w:val="1"/>
          <w:strike w:val="1"/>
          <w:sz w:val="22"/>
          <w:szCs w:val="22"/>
        </w:rPr>
        <w:t>.</w:t>
      </w:r>
      <w:r w:rsidRPr="268E9F84" w:rsidR="00FA155C">
        <w:rPr>
          <w:rFonts w:ascii="Calibri" w:hAnsi="Calibri" w:cs="Calibri"/>
          <w:strike w:val="1"/>
          <w:sz w:val="22"/>
          <w:szCs w:val="22"/>
        </w:rPr>
        <w:t xml:space="preserve"> any monetary penalties or fines levied by any Regulatory Body on the other </w:t>
      </w:r>
      <w:r w:rsidRPr="268E9F84" w:rsidR="00FA155C">
        <w:rPr>
          <w:rFonts w:ascii="Calibri" w:hAnsi="Calibri" w:cs="Calibri"/>
          <w:strike w:val="1"/>
          <w:sz w:val="22"/>
          <w:szCs w:val="22"/>
        </w:rPr>
        <w:t>Party;</w:t>
      </w:r>
    </w:p>
    <w:p w:rsidRPr="0091137A" w:rsidR="00FA155C" w:rsidP="268E9F84" w:rsidRDefault="00FA155C" w14:paraId="1478C70E" w14:textId="03C179D6"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ii.</w:t>
      </w:r>
      <w:r w:rsidRPr="268E9F84" w:rsidR="00FA155C">
        <w:rPr>
          <w:rFonts w:ascii="Calibri" w:hAnsi="Calibri" w:cs="Calibri"/>
          <w:strike w:val="1"/>
          <w:sz w:val="22"/>
          <w:szCs w:val="22"/>
        </w:rPr>
        <w:t xml:space="preserve"> the costs of any investigative, </w:t>
      </w:r>
      <w:r w:rsidRPr="268E9F84" w:rsidR="00FA155C">
        <w:rPr>
          <w:rFonts w:ascii="Calibri" w:hAnsi="Calibri" w:cs="Calibri"/>
          <w:strike w:val="1"/>
          <w:sz w:val="22"/>
          <w:szCs w:val="22"/>
        </w:rPr>
        <w:t xml:space="preserve">corrective</w:t>
      </w:r>
      <w:r w:rsidRPr="268E9F84" w:rsidR="00FA155C">
        <w:rPr>
          <w:rFonts w:ascii="Calibri" w:hAnsi="Calibri" w:cs="Calibri"/>
          <w:strike w:val="1"/>
          <w:sz w:val="22"/>
          <w:szCs w:val="22"/>
        </w:rPr>
        <w:t xml:space="preserve"> or compensatory action required by any Regulatory Body, or of defending proposed or actual enforcement taken by any Regulatory </w:t>
      </w:r>
      <w:r w:rsidRPr="268E9F84" w:rsidR="00FA155C">
        <w:rPr>
          <w:rFonts w:ascii="Calibri" w:hAnsi="Calibri" w:cs="Calibri"/>
          <w:strike w:val="1"/>
          <w:sz w:val="22"/>
          <w:szCs w:val="22"/>
        </w:rPr>
        <w:t>Body;</w:t>
      </w:r>
    </w:p>
    <w:p w:rsidRPr="0091137A" w:rsidR="00FA155C" w:rsidP="268E9F84" w:rsidRDefault="00FA155C" w14:paraId="7879306F" w14:textId="306BC502"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iii.</w:t>
      </w:r>
      <w:r w:rsidRPr="268E9F84" w:rsidR="00FA155C">
        <w:rPr>
          <w:rFonts w:ascii="Calibri" w:hAnsi="Calibri" w:cs="Calibri"/>
          <w:strike w:val="1"/>
          <w:sz w:val="22"/>
          <w:szCs w:val="22"/>
        </w:rPr>
        <w:t xml:space="preserve"> any losses suffered or incurred by, awarded against, or agreed to be paid by the other Party, </w:t>
      </w:r>
      <w:r w:rsidRPr="268E9F84" w:rsidR="00FA155C">
        <w:rPr>
          <w:rFonts w:ascii="Calibri" w:hAnsi="Calibri" w:cs="Calibri"/>
          <w:strike w:val="1"/>
          <w:sz w:val="22"/>
          <w:szCs w:val="22"/>
        </w:rPr>
        <w:t xml:space="preserve">pursuant to</w:t>
      </w:r>
      <w:r w:rsidRPr="268E9F84" w:rsidR="00FA155C">
        <w:rPr>
          <w:rFonts w:ascii="Calibri" w:hAnsi="Calibri" w:cs="Calibri"/>
          <w:strike w:val="1"/>
          <w:sz w:val="22"/>
          <w:szCs w:val="22"/>
        </w:rPr>
        <w:t xml:space="preserve"> a claim, action or challenge made by a third party against the other Party, (including by a data subject); and</w:t>
      </w:r>
    </w:p>
    <w:p w:rsidRPr="0091137A" w:rsidR="00FA155C" w:rsidP="268E9F84" w:rsidRDefault="00FA155C" w14:paraId="5C44160C" w14:textId="3171B565" w14:noSpellErr="1">
      <w:pPr>
        <w:spacing w:after="0" w:line="360" w:lineRule="auto"/>
        <w:jc w:val="both"/>
        <w:rPr>
          <w:rFonts w:ascii="Calibri" w:hAnsi="Calibri" w:cs="Calibri"/>
          <w:strike w:val="1"/>
          <w:sz w:val="22"/>
          <w:szCs w:val="22"/>
        </w:rPr>
      </w:pPr>
      <w:r w:rsidRPr="0091137A">
        <w:rPr>
          <w:rFonts w:ascii="Calibri" w:hAnsi="Calibri" w:cs="Calibri"/>
          <w:sz w:val="22"/>
          <w:szCs w:val="22"/>
        </w:rPr>
        <w:tab/>
      </w:r>
      <w:r w:rsidRPr="268E9F84" w:rsidR="00FA155C">
        <w:rPr>
          <w:rFonts w:ascii="Calibri" w:hAnsi="Calibri" w:cs="Calibri"/>
          <w:b w:val="1"/>
          <w:bCs w:val="1"/>
          <w:strike w:val="1"/>
          <w:sz w:val="22"/>
          <w:szCs w:val="22"/>
        </w:rPr>
        <w:t>iv.</w:t>
      </w:r>
      <w:r w:rsidRPr="268E9F84" w:rsidR="00FA155C">
        <w:rPr>
          <w:rFonts w:ascii="Calibri" w:hAnsi="Calibri" w:cs="Calibri"/>
          <w:strike w:val="1"/>
          <w:sz w:val="22"/>
          <w:szCs w:val="22"/>
        </w:rPr>
        <w:t xml:space="preserve"> except to the extent covered by Clause 12, any losses suffered or incurred, awarded </w:t>
      </w:r>
      <w:r w:rsidRPr="268E9F84" w:rsidR="00FA155C">
        <w:rPr>
          <w:rFonts w:ascii="Calibri" w:hAnsi="Calibri" w:cs="Calibri"/>
          <w:strike w:val="1"/>
          <w:sz w:val="22"/>
          <w:szCs w:val="22"/>
        </w:rPr>
        <w:t xml:space="preserve">against</w:t>
      </w:r>
      <w:r w:rsidRPr="268E9F84" w:rsidR="00FA155C">
        <w:rPr>
          <w:rFonts w:ascii="Calibri" w:hAnsi="Calibri" w:cs="Calibri"/>
          <w:strike w:val="1"/>
          <w:sz w:val="22"/>
          <w:szCs w:val="22"/>
        </w:rPr>
        <w:t xml:space="preserve"> or agreed to be paid by the other Party.</w:t>
      </w:r>
    </w:p>
    <w:p w:rsidRPr="0091137A" w:rsidR="00FA155C" w:rsidP="268E9F84" w:rsidRDefault="00FA155C" w14:paraId="3B0EB0C9" w14:textId="7248AB18" w14:noSpellErr="1">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9.5.</w:t>
      </w:r>
      <w:r w:rsidRPr="268E9F84" w:rsidR="00FA155C">
        <w:rPr>
          <w:rFonts w:ascii="Calibri" w:hAnsi="Calibri" w:cs="Calibri"/>
          <w:strike w:val="1"/>
          <w:sz w:val="22"/>
          <w:szCs w:val="22"/>
        </w:rPr>
        <w:t xml:space="preserve"> Nothing in this Agreement will exclude, </w:t>
      </w:r>
      <w:r w:rsidRPr="268E9F84" w:rsidR="00FA155C">
        <w:rPr>
          <w:rFonts w:ascii="Calibri" w:hAnsi="Calibri" w:cs="Calibri"/>
          <w:strike w:val="1"/>
          <w:sz w:val="22"/>
          <w:szCs w:val="22"/>
        </w:rPr>
        <w:t>limit</w:t>
      </w:r>
      <w:r w:rsidRPr="268E9F84" w:rsidR="00FA155C">
        <w:rPr>
          <w:rFonts w:ascii="Calibri" w:hAnsi="Calibri" w:cs="Calibri"/>
          <w:strike w:val="1"/>
          <w:sz w:val="22"/>
          <w:szCs w:val="22"/>
        </w:rPr>
        <w:t xml:space="preserve"> or restrict each Party’s liability under the indemnity set out in Clause 12.</w:t>
      </w:r>
    </w:p>
    <w:p w:rsidRPr="0091137A" w:rsidR="00FA155C" w:rsidP="268E9F84" w:rsidRDefault="00FA155C" w14:paraId="3DA0F479" w14:textId="77777777" w14:noSpellErr="1">
      <w:pPr>
        <w:spacing w:after="0" w:line="360" w:lineRule="auto"/>
        <w:jc w:val="both"/>
        <w:rPr>
          <w:rFonts w:ascii="Calibri" w:hAnsi="Calibri" w:cs="Calibri"/>
          <w:sz w:val="22"/>
          <w:szCs w:val="22"/>
          <w:highlight w:val="yellow"/>
        </w:rPr>
      </w:pPr>
    </w:p>
    <w:p w:rsidRPr="0091137A" w:rsidR="00FA155C" w:rsidP="0030643E" w:rsidRDefault="00FA155C" w14:paraId="62CF9D8C" w14:textId="77777777"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10. TECHNICAL AND ORGANISATIONAL SECURITY MEASURES - DATA SHARING MECHANISMS.</w:t>
      </w:r>
    </w:p>
    <w:p w:rsidRPr="0091137A" w:rsidR="00FA155C" w:rsidP="268E9F84" w:rsidRDefault="00FA155C" w14:paraId="51DBEAA9" w14:textId="0F30BD8B" w14:noSpellErr="1">
      <w:pPr>
        <w:spacing w:after="0" w:line="360" w:lineRule="auto"/>
        <w:jc w:val="both"/>
        <w:rPr>
          <w:rFonts w:ascii="Calibri" w:hAnsi="Calibri" w:cs="Calibri"/>
          <w:strike w:val="0"/>
          <w:dstrike w:val="0"/>
          <w:sz w:val="22"/>
          <w:szCs w:val="22"/>
          <w:highlight w:val="yellow"/>
        </w:rPr>
      </w:pPr>
      <w:r w:rsidRPr="42C5B079" w:rsidR="00FA155C">
        <w:rPr>
          <w:rFonts w:ascii="Calibri" w:hAnsi="Calibri" w:cs="Calibri"/>
          <w:b w:val="1"/>
          <w:bCs w:val="1"/>
          <w:sz w:val="22"/>
          <w:szCs w:val="22"/>
        </w:rPr>
        <w:t>10.1.</w:t>
      </w:r>
      <w:r w:rsidRPr="42C5B079" w:rsidR="00FA155C">
        <w:rPr>
          <w:rFonts w:ascii="Calibri" w:hAnsi="Calibri" w:cs="Calibri"/>
          <w:sz w:val="22"/>
          <w:szCs w:val="22"/>
        </w:rPr>
        <w:t xml:space="preserve"> Both Parties shall implement and maintain, from the outset and before accessing the Data, appropriate technical and organisational measures, in accordance with current best practice and the state of the art in the relevant sector of activity, taking into account the implementation costs, and the nature, scope, circumstances and purpose of the proc</w:t>
      </w:r>
      <w:r w:rsidRPr="42C5B079" w:rsidR="00FA155C">
        <w:rPr>
          <w:rFonts w:ascii="Calibri" w:hAnsi="Calibri" w:cs="Calibri"/>
          <w:sz w:val="22"/>
          <w:szCs w:val="22"/>
        </w:rPr>
        <w:t>essing,</w:t>
      </w:r>
      <w:r w:rsidRPr="42C5B079" w:rsidR="00FA155C">
        <w:rPr>
          <w:rFonts w:ascii="Calibri" w:hAnsi="Calibri" w:cs="Calibri"/>
          <w:sz w:val="22"/>
          <w:szCs w:val="22"/>
        </w:rPr>
        <w:t xml:space="preserve"> </w:t>
      </w:r>
      <w:r w:rsidRPr="42C5B079" w:rsidR="00FA155C">
        <w:rPr>
          <w:rFonts w:ascii="Calibri" w:hAnsi="Calibri" w:cs="Calibri"/>
          <w:strike w:val="1"/>
          <w:sz w:val="22"/>
          <w:szCs w:val="22"/>
        </w:rPr>
        <w:t>as well as the different probability of occurrence and the severity of the risk of the rights and freedoms of the persons concerned</w:t>
      </w:r>
      <w:r w:rsidRPr="42C5B079" w:rsidR="00FA155C">
        <w:rPr>
          <w:rFonts w:ascii="Calibri" w:hAnsi="Calibri" w:cs="Calibri"/>
          <w:sz w:val="22"/>
          <w:szCs w:val="22"/>
        </w:rPr>
        <w:t xml:space="preserve">, </w:t>
      </w:r>
      <w:r w:rsidRPr="42C5B079" w:rsidR="00FA155C">
        <w:rPr>
          <w:rFonts w:ascii="Calibri" w:hAnsi="Calibri" w:cs="Calibri"/>
          <w:sz w:val="22"/>
          <w:szCs w:val="22"/>
        </w:rPr>
        <w:t>in order to protect the Data being processed against accidental or unlawful destruction or accid</w:t>
      </w:r>
      <w:r w:rsidRPr="42C5B079" w:rsidR="00FA155C">
        <w:rPr>
          <w:rFonts w:ascii="Calibri" w:hAnsi="Calibri" w:cs="Calibri"/>
          <w:sz w:val="22"/>
          <w:szCs w:val="22"/>
        </w:rPr>
        <w:t xml:space="preserve">ental loss (including erasure), alteration (including destruction), modification, unauthorised disclosure, use or </w:t>
      </w:r>
      <w:r w:rsidRPr="42C5B079" w:rsidR="00FA155C">
        <w:rPr>
          <w:rFonts w:ascii="Calibri" w:hAnsi="Calibri" w:cs="Calibri"/>
          <w:sz w:val="22"/>
          <w:szCs w:val="22"/>
        </w:rPr>
        <w:t xml:space="preserve">access and any other unlawful form of processing. </w:t>
      </w:r>
      <w:r w:rsidRPr="42C5B079" w:rsidR="00FA155C">
        <w:rPr>
          <w:rFonts w:ascii="Calibri" w:hAnsi="Calibri" w:cs="Calibri"/>
          <w:strike w:val="0"/>
          <w:dstrike w:val="0"/>
          <w:sz w:val="22"/>
          <w:szCs w:val="22"/>
        </w:rPr>
        <w:t>Such measures will include, but shall not be limited to the pseudonymisation and encryption of Data, where appropriate; the ability to ensure the ongoing confidentiality, integrity, availability and resilience of processing systems and services on an ongoing basis; the ability to restore the availability and access to the Data in a timely manner in the event of a physical or technical incident, including a Data Breach; a process for regularly testing, assessing and evaluating the effectiveness of the technical and organisational measures in order to ensure the security of the processing of Data.</w:t>
      </w:r>
    </w:p>
    <w:p w:rsidRPr="0091137A" w:rsidR="00FA155C" w:rsidP="268E9F84" w:rsidRDefault="00FA155C" w14:paraId="7CC63753" w14:textId="5BE43D69" w14:noSpellErr="1">
      <w:pPr>
        <w:spacing w:after="0" w:line="360" w:lineRule="auto"/>
        <w:jc w:val="both"/>
        <w:rPr>
          <w:rFonts w:ascii="Calibri" w:hAnsi="Calibri" w:cs="Calibri"/>
          <w:strike w:val="1"/>
          <w:sz w:val="22"/>
          <w:szCs w:val="22"/>
        </w:rPr>
      </w:pPr>
      <w:r w:rsidRPr="268E9F84" w:rsidR="00FA155C">
        <w:rPr>
          <w:rFonts w:ascii="Calibri" w:hAnsi="Calibri" w:cs="Calibri"/>
          <w:b w:val="1"/>
          <w:bCs w:val="1"/>
          <w:strike w:val="1"/>
          <w:sz w:val="22"/>
          <w:szCs w:val="22"/>
        </w:rPr>
        <w:t>10.2.</w:t>
      </w:r>
      <w:r w:rsidRPr="268E9F84" w:rsidR="00FA155C">
        <w:rPr>
          <w:rFonts w:ascii="Calibri" w:hAnsi="Calibri" w:cs="Calibri"/>
          <w:strike w:val="1"/>
          <w:sz w:val="22"/>
          <w:szCs w:val="22"/>
        </w:rPr>
        <w:t xml:space="preserve"> In assessing the </w:t>
      </w:r>
      <w:r w:rsidRPr="268E9F84" w:rsidR="00FA155C">
        <w:rPr>
          <w:rFonts w:ascii="Calibri" w:hAnsi="Calibri" w:cs="Calibri"/>
          <w:strike w:val="1"/>
          <w:sz w:val="22"/>
          <w:szCs w:val="22"/>
        </w:rPr>
        <w:t>appropriate level</w:t>
      </w:r>
      <w:r w:rsidRPr="268E9F84" w:rsidR="00FA155C">
        <w:rPr>
          <w:rFonts w:ascii="Calibri" w:hAnsi="Calibri" w:cs="Calibri"/>
          <w:strike w:val="1"/>
          <w:sz w:val="22"/>
          <w:szCs w:val="22"/>
        </w:rPr>
        <w:t xml:space="preserve"> of security, both Parties shall take account </w:t>
      </w:r>
      <w:r w:rsidRPr="268E9F84" w:rsidR="00FA155C">
        <w:rPr>
          <w:rFonts w:ascii="Calibri" w:hAnsi="Calibri" w:cs="Calibri"/>
          <w:strike w:val="1"/>
          <w:sz w:val="22"/>
          <w:szCs w:val="22"/>
        </w:rPr>
        <w:t>in particular of</w:t>
      </w:r>
      <w:r w:rsidRPr="268E9F84" w:rsidR="00FA155C">
        <w:rPr>
          <w:rFonts w:ascii="Calibri" w:hAnsi="Calibri" w:cs="Calibri"/>
          <w:strike w:val="1"/>
          <w:sz w:val="22"/>
          <w:szCs w:val="22"/>
        </w:rPr>
        <w:t xml:space="preserve"> the risks that are presented by processing, </w:t>
      </w:r>
      <w:r w:rsidRPr="268E9F84" w:rsidR="00FA155C">
        <w:rPr>
          <w:rFonts w:ascii="Calibri" w:hAnsi="Calibri" w:cs="Calibri"/>
          <w:strike w:val="1"/>
          <w:sz w:val="22"/>
          <w:szCs w:val="22"/>
        </w:rPr>
        <w:t>in particular from</w:t>
      </w:r>
      <w:r w:rsidRPr="268E9F84" w:rsidR="00FA155C">
        <w:rPr>
          <w:rFonts w:ascii="Calibri" w:hAnsi="Calibri" w:cs="Calibri"/>
          <w:strike w:val="1"/>
          <w:sz w:val="22"/>
          <w:szCs w:val="22"/>
        </w:rPr>
        <w:t xml:space="preserve"> a Personal Data Breach (as defined under G</w:t>
      </w:r>
      <w:r w:rsidRPr="268E9F84" w:rsidR="00FA155C">
        <w:rPr>
          <w:rFonts w:ascii="Calibri" w:hAnsi="Calibri" w:cs="Calibri"/>
          <w:strike w:val="1"/>
          <w:sz w:val="22"/>
          <w:szCs w:val="22"/>
        </w:rPr>
        <w:t>DPR).</w:t>
      </w:r>
    </w:p>
    <w:p w:rsidRPr="0091137A" w:rsidR="00FA155C" w:rsidP="0030643E" w:rsidRDefault="00FA155C" w14:paraId="5B455480" w14:textId="5E14BCA9"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10.3.</w:t>
      </w:r>
      <w:r w:rsidRPr="268E9F84" w:rsidR="00FA155C">
        <w:rPr>
          <w:rFonts w:ascii="Calibri" w:hAnsi="Calibri" w:cs="Calibri"/>
          <w:sz w:val="22"/>
          <w:szCs w:val="22"/>
        </w:rPr>
        <w:t xml:space="preserve"> Both Parties agree to implement and </w:t>
      </w:r>
      <w:r w:rsidRPr="268E9F84" w:rsidR="00FA155C">
        <w:rPr>
          <w:rFonts w:ascii="Calibri" w:hAnsi="Calibri" w:cs="Calibri"/>
          <w:sz w:val="22"/>
          <w:szCs w:val="22"/>
        </w:rPr>
        <w:t>maintain</w:t>
      </w:r>
      <w:r w:rsidRPr="268E9F84" w:rsidR="00FA155C">
        <w:rPr>
          <w:rFonts w:ascii="Calibri" w:hAnsi="Calibri" w:cs="Calibri"/>
          <w:sz w:val="22"/>
          <w:szCs w:val="22"/>
        </w:rPr>
        <w:t xml:space="preserve"> data-sharing mechanisms that: (a) </w:t>
      </w:r>
      <w:r w:rsidRPr="268E9F84" w:rsidR="00FA155C">
        <w:rPr>
          <w:rFonts w:ascii="Calibri" w:hAnsi="Calibri" w:cs="Calibri"/>
          <w:sz w:val="22"/>
          <w:szCs w:val="22"/>
        </w:rPr>
        <w:t>comply with</w:t>
      </w:r>
      <w:r w:rsidRPr="268E9F84" w:rsidR="00FA155C">
        <w:rPr>
          <w:rFonts w:ascii="Calibri" w:hAnsi="Calibri" w:cs="Calibri"/>
          <w:sz w:val="22"/>
          <w:szCs w:val="22"/>
        </w:rPr>
        <w:t xml:space="preserve"> all applicable laws and regulations; (b) ensure the confidentiality and integrity of data during transmission; and (c) guarantee that each Party receives access to the Data as specified in this Agreement.</w:t>
      </w:r>
    </w:p>
    <w:p w:rsidRPr="0091137A" w:rsidR="00FA155C" w:rsidP="0030643E" w:rsidRDefault="00FA155C" w14:paraId="0DC79B54" w14:textId="5C967F3A"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10.4.</w:t>
      </w:r>
      <w:r w:rsidRPr="268E9F84" w:rsidR="00FA155C">
        <w:rPr>
          <w:rFonts w:ascii="Calibri" w:hAnsi="Calibri" w:cs="Calibri"/>
          <w:sz w:val="22"/>
          <w:szCs w:val="22"/>
        </w:rPr>
        <w:t xml:space="preserve"> Data sharing </w:t>
      </w:r>
      <w:r w:rsidRPr="268E9F84" w:rsidR="00FA155C">
        <w:rPr>
          <w:rFonts w:ascii="Calibri" w:hAnsi="Calibri" w:cs="Calibri"/>
          <w:sz w:val="22"/>
          <w:szCs w:val="22"/>
        </w:rPr>
        <w:t>pursuant to</w:t>
      </w:r>
      <w:r w:rsidRPr="268E9F84" w:rsidR="00FA155C">
        <w:rPr>
          <w:rFonts w:ascii="Calibri" w:hAnsi="Calibri" w:cs="Calibri"/>
          <w:sz w:val="22"/>
          <w:szCs w:val="22"/>
        </w:rPr>
        <w:t xml:space="preserve"> this Agreement shall be conducted exclusively through secure communication channels.</w:t>
      </w:r>
    </w:p>
    <w:p w:rsidRPr="0091137A" w:rsidR="00FA155C" w:rsidP="0030643E" w:rsidRDefault="00FA155C" w14:paraId="3D9E9D6A" w14:textId="149BBA20"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10.5.</w:t>
      </w:r>
      <w:r w:rsidRPr="268E9F84" w:rsidR="00FA155C">
        <w:rPr>
          <w:rFonts w:ascii="Calibri" w:hAnsi="Calibri" w:cs="Calibri"/>
          <w:sz w:val="22"/>
          <w:szCs w:val="22"/>
        </w:rPr>
        <w:t xml:space="preserve"> All data transfers must be encrypted during transmission and comprehensively logged.</w:t>
      </w:r>
    </w:p>
    <w:p w:rsidRPr="0091137A" w:rsidR="00FA155C" w:rsidP="0030643E" w:rsidRDefault="00FA155C" w14:paraId="0909B252" w14:textId="77777777" w14:noSpellErr="1">
      <w:pPr>
        <w:spacing w:after="0" w:line="360" w:lineRule="auto"/>
        <w:jc w:val="both"/>
        <w:rPr>
          <w:rFonts w:ascii="Calibri" w:hAnsi="Calibri" w:cs="Calibri"/>
          <w:sz w:val="22"/>
          <w:szCs w:val="22"/>
          <w:highlight w:val="yellow"/>
        </w:rPr>
      </w:pPr>
    </w:p>
    <w:p w:rsidRPr="0091137A" w:rsidR="00FA155C" w:rsidP="0030643E" w:rsidRDefault="00FA155C" w14:paraId="540A99DA" w14:textId="77777777"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11. CONFIDENTIALITY.</w:t>
      </w:r>
    </w:p>
    <w:p w:rsidRPr="0091137A" w:rsidR="00FA155C" w:rsidP="0030643E" w:rsidRDefault="00FA155C" w14:paraId="35BD2486" w14:textId="3540203D"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11.1.</w:t>
      </w:r>
      <w:r w:rsidRPr="268E9F84" w:rsidR="00FA155C">
        <w:rPr>
          <w:rFonts w:ascii="Calibri" w:hAnsi="Calibri" w:cs="Calibri"/>
          <w:sz w:val="22"/>
          <w:szCs w:val="22"/>
        </w:rPr>
        <w:t xml:space="preserve"> Data Consumer agrees to treat all Data shared under this Agreement as confidential.</w:t>
      </w:r>
    </w:p>
    <w:p w:rsidRPr="0091137A" w:rsidR="00FA155C" w:rsidP="0030643E" w:rsidRDefault="00FA155C" w14:paraId="342F0AD6" w14:textId="782189FD"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11.2.</w:t>
      </w:r>
      <w:r w:rsidRPr="268E9F84" w:rsidR="00FA155C">
        <w:rPr>
          <w:rFonts w:ascii="Calibri" w:hAnsi="Calibri" w:cs="Calibri"/>
          <w:sz w:val="22"/>
          <w:szCs w:val="22"/>
        </w:rPr>
        <w:t xml:space="preserve"> Unless otherwise agreed, each Party shall </w:t>
      </w:r>
      <w:r w:rsidRPr="268E9F84" w:rsidR="00FA155C">
        <w:rPr>
          <w:rFonts w:ascii="Calibri" w:hAnsi="Calibri" w:cs="Calibri"/>
          <w:sz w:val="22"/>
          <w:szCs w:val="22"/>
        </w:rPr>
        <w:t>maintain</w:t>
      </w:r>
      <w:r w:rsidRPr="268E9F84" w:rsidR="00FA155C">
        <w:rPr>
          <w:rFonts w:ascii="Calibri" w:hAnsi="Calibri" w:cs="Calibri"/>
          <w:sz w:val="22"/>
          <w:szCs w:val="22"/>
        </w:rPr>
        <w:t xml:space="preserve"> absolute confidentiality with respect to this Agreement, its activities and any information and documentation relating to the other Party (or anyone on its behalf) of which it becomes aware </w:t>
      </w:r>
      <w:r w:rsidRPr="268E9F84" w:rsidR="00FA155C">
        <w:rPr>
          <w:rFonts w:ascii="Calibri" w:hAnsi="Calibri" w:cs="Calibri"/>
          <w:sz w:val="22"/>
          <w:szCs w:val="22"/>
        </w:rPr>
        <w:t>as a result of</w:t>
      </w:r>
      <w:r w:rsidRPr="268E9F84" w:rsidR="00FA155C">
        <w:rPr>
          <w:rFonts w:ascii="Calibri" w:hAnsi="Calibri" w:cs="Calibri"/>
          <w:sz w:val="22"/>
          <w:szCs w:val="22"/>
        </w:rPr>
        <w:t xml:space="preserve"> its cooperation with the other Party.</w:t>
      </w:r>
    </w:p>
    <w:p w:rsidRPr="0091137A" w:rsidR="00FA155C" w:rsidP="0030643E" w:rsidRDefault="00FA155C" w14:paraId="0BBF8BA3" w14:textId="39B7BA34"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11.3.</w:t>
      </w:r>
      <w:r w:rsidRPr="268E9F84" w:rsidR="00FA155C">
        <w:rPr>
          <w:rFonts w:ascii="Calibri" w:hAnsi="Calibri" w:cs="Calibri"/>
          <w:sz w:val="22"/>
          <w:szCs w:val="22"/>
        </w:rPr>
        <w:t xml:space="preserve"> The confidentiality and non-disclosure obligations set forth </w:t>
      </w:r>
      <w:r w:rsidRPr="268E9F84" w:rsidR="00FA155C">
        <w:rPr>
          <w:rFonts w:ascii="Calibri" w:hAnsi="Calibri" w:cs="Calibri"/>
          <w:sz w:val="22"/>
          <w:szCs w:val="22"/>
        </w:rPr>
        <w:t>herein</w:t>
      </w:r>
      <w:r w:rsidRPr="268E9F84" w:rsidR="00FA155C">
        <w:rPr>
          <w:rFonts w:ascii="Calibri" w:hAnsi="Calibri" w:cs="Calibri"/>
          <w:sz w:val="22"/>
          <w:szCs w:val="22"/>
        </w:rPr>
        <w:t xml:space="preserve"> shall remain indefinitely, also following the termination and/or </w:t>
      </w:r>
      <w:r w:rsidRPr="268E9F84" w:rsidR="00FA155C">
        <w:rPr>
          <w:rFonts w:ascii="Calibri" w:hAnsi="Calibri" w:cs="Calibri"/>
          <w:sz w:val="22"/>
          <w:szCs w:val="22"/>
        </w:rPr>
        <w:t>expiration</w:t>
      </w:r>
      <w:r w:rsidRPr="268E9F84" w:rsidR="00FA155C">
        <w:rPr>
          <w:rFonts w:ascii="Calibri" w:hAnsi="Calibri" w:cs="Calibri"/>
          <w:sz w:val="22"/>
          <w:szCs w:val="22"/>
        </w:rPr>
        <w:t xml:space="preserve"> of this Agreement and the cooperation of the Parties.</w:t>
      </w:r>
    </w:p>
    <w:p w:rsidRPr="0091137A" w:rsidR="00FA155C" w:rsidP="268E9F84" w:rsidRDefault="00FA155C" w14:paraId="4E5CA22A" w14:textId="77777777" w14:noSpellErr="1">
      <w:pPr>
        <w:spacing w:after="0" w:line="360" w:lineRule="auto"/>
        <w:jc w:val="both"/>
        <w:rPr>
          <w:rFonts w:ascii="Calibri" w:hAnsi="Calibri" w:cs="Calibri"/>
          <w:sz w:val="22"/>
          <w:szCs w:val="22"/>
          <w:highlight w:val="yellow"/>
        </w:rPr>
      </w:pPr>
    </w:p>
    <w:p w:rsidRPr="0091137A" w:rsidR="00FA155C" w:rsidP="0030643E" w:rsidRDefault="00FA155C" w14:paraId="52C5F6B4" w14:textId="77777777"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12. LIABILITY.</w:t>
      </w:r>
    </w:p>
    <w:p w:rsidRPr="0091137A" w:rsidR="00FA155C" w:rsidP="0030643E" w:rsidRDefault="00FA155C" w14:paraId="0F96423E"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 xml:space="preserve">Each Party shall be fully liable to the other for any act and/or omission by itself and/or any of its employees, </w:t>
      </w:r>
      <w:r w:rsidRPr="268E9F84" w:rsidR="00FA155C">
        <w:rPr>
          <w:rFonts w:ascii="Calibri" w:hAnsi="Calibri" w:cs="Calibri"/>
          <w:sz w:val="22"/>
          <w:szCs w:val="22"/>
        </w:rPr>
        <w:t>agents</w:t>
      </w:r>
      <w:r w:rsidRPr="268E9F84" w:rsidR="00FA155C">
        <w:rPr>
          <w:rFonts w:ascii="Calibri" w:hAnsi="Calibri" w:cs="Calibri"/>
          <w:sz w:val="22"/>
          <w:szCs w:val="22"/>
        </w:rPr>
        <w:t xml:space="preserve"> or assistants and/or any of its subcontractors. The defaulting Party is obliged to compensate its counterparty for any positive and/or consequential damage and/or moral damage that it or a third party (natural or legal person), to which the defaulting party is liable, may suffer from a breach of the obligations arising hereunder by it (i.e. the defaulting party), its employees, agents, assistants and/or any su</w:t>
      </w:r>
      <w:r w:rsidRPr="268E9F84" w:rsidR="00FA155C">
        <w:rPr>
          <w:rFonts w:ascii="Calibri" w:hAnsi="Calibri" w:cs="Calibri"/>
          <w:sz w:val="22"/>
          <w:szCs w:val="22"/>
        </w:rPr>
        <w:t>bcontractors.</w:t>
      </w:r>
    </w:p>
    <w:p w:rsidRPr="0091137A" w:rsidR="00FA155C" w:rsidP="268E9F84" w:rsidRDefault="00FA155C" w14:paraId="1277F8C0" w14:textId="77777777" w14:noSpellErr="1">
      <w:pPr>
        <w:spacing w:after="0" w:line="360" w:lineRule="auto"/>
        <w:jc w:val="both"/>
        <w:rPr>
          <w:rFonts w:ascii="Calibri" w:hAnsi="Calibri" w:cs="Calibri"/>
          <w:sz w:val="22"/>
          <w:szCs w:val="22"/>
        </w:rPr>
      </w:pPr>
    </w:p>
    <w:p w:rsidRPr="00D551F9" w:rsidR="0022641E" w:rsidP="268E9F84" w:rsidRDefault="0022641E" w14:paraId="174F7C9D" w14:textId="198EABDE" w14:noSpellErr="1">
      <w:pPr>
        <w:spacing w:after="0" w:line="360" w:lineRule="auto"/>
        <w:jc w:val="both"/>
        <w:rPr>
          <w:rFonts w:ascii="Calibri" w:hAnsi="Calibri" w:cs="Calibri"/>
          <w:b w:val="1"/>
          <w:bCs w:val="1"/>
          <w:sz w:val="22"/>
          <w:szCs w:val="22"/>
          <w:u w:val="single"/>
        </w:rPr>
      </w:pPr>
      <w:r w:rsidRPr="268E9F84" w:rsidR="0022641E">
        <w:rPr>
          <w:rFonts w:ascii="Calibri" w:hAnsi="Calibri" w:cs="Calibri"/>
          <w:b w:val="1"/>
          <w:bCs w:val="1"/>
          <w:sz w:val="22"/>
          <w:szCs w:val="22"/>
        </w:rPr>
        <w:t>13. DURATION AND TERMINATION OF THE AGREEMENT.</w:t>
      </w:r>
    </w:p>
    <w:p w:rsidRPr="0091137A" w:rsidR="005467E8" w:rsidP="0091137A" w:rsidRDefault="00720BB6" w14:paraId="7E9372D4" w14:textId="2041CA02">
      <w:pPr>
        <w:spacing w:after="0" w:line="360" w:lineRule="auto"/>
        <w:jc w:val="both"/>
        <w:rPr>
          <w:rFonts w:ascii="Calibri" w:hAnsi="Calibri" w:cs="Calibri"/>
          <w:sz w:val="22"/>
          <w:szCs w:val="22"/>
        </w:rPr>
      </w:pPr>
      <w:r w:rsidRPr="268E9F84" w:rsidR="00720BB6">
        <w:rPr>
          <w:rFonts w:ascii="Calibri" w:hAnsi="Calibri" w:cs="Calibri"/>
          <w:b w:val="1"/>
          <w:bCs w:val="1"/>
          <w:sz w:val="22"/>
          <w:szCs w:val="22"/>
        </w:rPr>
        <w:t>13.1.</w:t>
      </w:r>
      <w:r w:rsidRPr="268E9F84" w:rsidR="00720BB6">
        <w:rPr>
          <w:rFonts w:ascii="Calibri" w:hAnsi="Calibri" w:cs="Calibri"/>
          <w:sz w:val="22"/>
          <w:szCs w:val="22"/>
        </w:rPr>
        <w:t xml:space="preserve"> </w:t>
      </w:r>
      <w:r w:rsidRPr="268E9F84" w:rsidR="00DF3623">
        <w:rPr>
          <w:rFonts w:ascii="Calibri" w:hAnsi="Calibri" w:cs="Calibri"/>
          <w:sz w:val="22"/>
          <w:szCs w:val="22"/>
        </w:rPr>
        <w:t xml:space="preserve">Either Party may </w:t>
      </w:r>
      <w:r w:rsidRPr="268E9F84" w:rsidR="00DF3623">
        <w:rPr>
          <w:rFonts w:ascii="Calibri" w:hAnsi="Calibri" w:cs="Calibri"/>
          <w:sz w:val="22"/>
          <w:szCs w:val="22"/>
        </w:rPr>
        <w:t>te</w:t>
      </w:r>
      <w:r w:rsidRPr="268E9F84" w:rsidR="00DF3623">
        <w:rPr>
          <w:rFonts w:ascii="Calibri" w:hAnsi="Calibri" w:cs="Calibri"/>
          <w:sz w:val="22"/>
          <w:szCs w:val="22"/>
        </w:rPr>
        <w:t>rminate</w:t>
      </w:r>
      <w:r w:rsidRPr="268E9F84" w:rsidR="00DF3623">
        <w:rPr>
          <w:rFonts w:ascii="Calibri" w:hAnsi="Calibri" w:cs="Calibri"/>
          <w:sz w:val="22"/>
          <w:szCs w:val="22"/>
        </w:rPr>
        <w:t xml:space="preserve"> this Agreement for any </w:t>
      </w:r>
      <w:r w:rsidRPr="268E9F84" w:rsidR="00DF3623">
        <w:rPr>
          <w:rFonts w:ascii="Calibri" w:hAnsi="Calibri" w:cs="Calibri"/>
          <w:sz w:val="22"/>
          <w:szCs w:val="22"/>
        </w:rPr>
        <w:t>significant</w:t>
      </w:r>
      <w:r w:rsidRPr="268E9F84" w:rsidR="00DF3623">
        <w:rPr>
          <w:rFonts w:ascii="Calibri" w:hAnsi="Calibri" w:cs="Calibri"/>
          <w:sz w:val="22"/>
          <w:szCs w:val="22"/>
        </w:rPr>
        <w:t xml:space="preserve"> reason by providing the other P</w:t>
      </w:r>
      <w:r w:rsidRPr="268E9F84" w:rsidR="00DF3623">
        <w:rPr>
          <w:rFonts w:ascii="Calibri" w:hAnsi="Calibri" w:cs="Calibri"/>
          <w:sz w:val="22"/>
          <w:szCs w:val="22"/>
        </w:rPr>
        <w:t xml:space="preserve">arty with </w:t>
      </w:r>
      <w:r w:rsidRPr="268E9F84" w:rsidR="00DF3623">
        <w:rPr>
          <w:rFonts w:ascii="Calibri" w:hAnsi="Calibri" w:cs="Calibri"/>
          <w:sz w:val="22"/>
          <w:szCs w:val="22"/>
        </w:rPr>
        <w:t>t</w:t>
      </w:r>
      <w:r w:rsidRPr="268E9F84" w:rsidR="00DF3623">
        <w:rPr>
          <w:rFonts w:ascii="Calibri" w:hAnsi="Calibri" w:cs="Calibri"/>
          <w:sz w:val="22"/>
          <w:szCs w:val="22"/>
        </w:rPr>
        <w:t>hirty (30)</w:t>
      </w:r>
      <w:r w:rsidRPr="268E9F84" w:rsidR="00DF3623">
        <w:rPr>
          <w:rFonts w:ascii="Calibri" w:hAnsi="Calibri" w:cs="Calibri"/>
          <w:sz w:val="22"/>
          <w:szCs w:val="22"/>
        </w:rPr>
        <w:t xml:space="preserve"> day</w:t>
      </w:r>
      <w:r w:rsidRPr="268E9F84" w:rsidR="00DF3623">
        <w:rPr>
          <w:rFonts w:ascii="Calibri" w:hAnsi="Calibri" w:cs="Calibri"/>
          <w:sz w:val="22"/>
          <w:szCs w:val="22"/>
        </w:rPr>
        <w:t>s’ prior written notice.</w:t>
      </w:r>
      <w:r w:rsidRPr="268E9F84" w:rsidR="005467E8">
        <w:rPr>
          <w:rFonts w:ascii="Calibri" w:hAnsi="Calibri" w:cs="Calibri"/>
          <w:sz w:val="22"/>
          <w:szCs w:val="22"/>
        </w:rPr>
        <w:t xml:space="preserve"> </w:t>
      </w:r>
      <w:r w:rsidRPr="268E9F84" w:rsidR="005467E8">
        <w:rPr>
          <w:rFonts w:ascii="Calibri" w:hAnsi="Calibri" w:cs="Calibri"/>
          <w:sz w:val="22"/>
          <w:szCs w:val="22"/>
          <w:lang w:val="en-US"/>
        </w:rPr>
        <w:t>For the purposes of this Agreement, a "</w:t>
      </w:r>
      <w:r w:rsidRPr="268E9F84" w:rsidR="005467E8">
        <w:rPr>
          <w:rFonts w:ascii="Calibri" w:hAnsi="Calibri" w:cs="Calibri"/>
          <w:sz w:val="22"/>
          <w:szCs w:val="22"/>
          <w:lang w:val="en-US"/>
        </w:rPr>
        <w:t>s</w:t>
      </w:r>
      <w:r w:rsidRPr="268E9F84" w:rsidR="005467E8">
        <w:rPr>
          <w:rFonts w:ascii="Calibri" w:hAnsi="Calibri" w:cs="Calibri"/>
          <w:sz w:val="22"/>
          <w:szCs w:val="22"/>
          <w:lang w:val="en-US"/>
        </w:rPr>
        <w:t xml:space="preserve">ignificant </w:t>
      </w:r>
      <w:r w:rsidRPr="268E9F84" w:rsidR="005467E8">
        <w:rPr>
          <w:rFonts w:ascii="Calibri" w:hAnsi="Calibri" w:cs="Calibri"/>
          <w:sz w:val="22"/>
          <w:szCs w:val="22"/>
          <w:lang w:val="en-US"/>
        </w:rPr>
        <w:t>r</w:t>
      </w:r>
      <w:r w:rsidRPr="268E9F84" w:rsidR="005467E8">
        <w:rPr>
          <w:rFonts w:ascii="Calibri" w:hAnsi="Calibri" w:cs="Calibri"/>
          <w:sz w:val="22"/>
          <w:szCs w:val="22"/>
          <w:lang w:val="en-US"/>
        </w:rPr>
        <w:t>eason" shall include, but is not limited to:</w:t>
      </w:r>
      <w:r w:rsidRPr="268E9F84" w:rsidR="005467E8">
        <w:rPr>
          <w:rFonts w:ascii="Calibri" w:hAnsi="Calibri" w:cs="Calibri"/>
          <w:sz w:val="22"/>
          <w:szCs w:val="22"/>
        </w:rPr>
        <w:t xml:space="preserve"> (a) </w:t>
      </w:r>
      <w:r w:rsidRPr="268E9F84" w:rsidR="005467E8">
        <w:rPr>
          <w:rFonts w:ascii="Calibri" w:hAnsi="Calibri" w:cs="Calibri"/>
          <w:sz w:val="22"/>
          <w:szCs w:val="22"/>
          <w:lang w:val="en-US"/>
        </w:rPr>
        <w:t>a</w:t>
      </w:r>
      <w:r w:rsidRPr="268E9F84" w:rsidR="005467E8">
        <w:rPr>
          <w:rFonts w:ascii="Calibri" w:hAnsi="Calibri" w:cs="Calibri"/>
          <w:sz w:val="22"/>
          <w:szCs w:val="22"/>
          <w:lang w:val="en-US"/>
        </w:rPr>
        <w:t xml:space="preserve"> change in applicable laws, regulations, or </w:t>
      </w:r>
      <w:r w:rsidRPr="268E9F84" w:rsidR="005467E8">
        <w:rPr>
          <w:rFonts w:ascii="Calibri" w:hAnsi="Calibri" w:cs="Calibri"/>
          <w:strike w:val="1"/>
          <w:sz w:val="22"/>
          <w:szCs w:val="22"/>
          <w:lang w:val="en-US"/>
        </w:rPr>
        <w:t>data protection</w:t>
      </w:r>
      <w:r w:rsidRPr="268E9F84" w:rsidR="005467E8">
        <w:rPr>
          <w:rFonts w:ascii="Calibri" w:hAnsi="Calibri" w:cs="Calibri"/>
          <w:sz w:val="22"/>
          <w:szCs w:val="22"/>
          <w:lang w:val="en-US"/>
        </w:rPr>
        <w:t xml:space="preserve"> requirements that makes data sharing unlawful or unduly burdensome;</w:t>
      </w:r>
      <w:r w:rsidRPr="268E9F84" w:rsidR="005467E8">
        <w:rPr>
          <w:rFonts w:ascii="Calibri" w:hAnsi="Calibri" w:cs="Calibri"/>
          <w:sz w:val="22"/>
          <w:szCs w:val="22"/>
        </w:rPr>
        <w:t xml:space="preserve"> </w:t>
      </w:r>
      <w:r w:rsidRPr="268E9F84" w:rsidR="005467E8">
        <w:rPr>
          <w:rFonts w:ascii="Calibri" w:hAnsi="Calibri" w:cs="Calibri"/>
          <w:sz w:val="22"/>
          <w:szCs w:val="22"/>
        </w:rPr>
        <w:t>(</w:t>
      </w:r>
      <w:r w:rsidRPr="268E9F84" w:rsidR="003334BB">
        <w:rPr>
          <w:rFonts w:ascii="Calibri" w:hAnsi="Calibri" w:cs="Calibri"/>
          <w:sz w:val="22"/>
          <w:szCs w:val="22"/>
        </w:rPr>
        <w:t>b</w:t>
      </w:r>
      <w:r w:rsidRPr="268E9F84" w:rsidR="005467E8">
        <w:rPr>
          <w:rFonts w:ascii="Calibri" w:hAnsi="Calibri" w:cs="Calibri"/>
          <w:sz w:val="22"/>
          <w:szCs w:val="22"/>
        </w:rPr>
        <w:t xml:space="preserve">) </w:t>
      </w:r>
      <w:r w:rsidRPr="268E9F84" w:rsidR="005467E8">
        <w:rPr>
          <w:rFonts w:ascii="Calibri" w:hAnsi="Calibri" w:cs="Calibri"/>
          <w:sz w:val="22"/>
          <w:szCs w:val="22"/>
          <w:lang w:val="en-US"/>
        </w:rPr>
        <w:t>r</w:t>
      </w:r>
      <w:r w:rsidRPr="268E9F84" w:rsidR="005467E8">
        <w:rPr>
          <w:rFonts w:ascii="Calibri" w:hAnsi="Calibri" w:cs="Calibri"/>
          <w:sz w:val="22"/>
          <w:szCs w:val="22"/>
          <w:lang w:val="en-US"/>
        </w:rPr>
        <w:t xml:space="preserve">easonable concerns regarding the security, integrity, or misuse of shared data by the </w:t>
      </w:r>
      <w:r w:rsidRPr="268E9F84" w:rsidR="005467E8">
        <w:rPr>
          <w:rFonts w:ascii="Calibri" w:hAnsi="Calibri" w:cs="Calibri"/>
          <w:sz w:val="22"/>
          <w:szCs w:val="22"/>
          <w:lang w:val="en-US"/>
        </w:rPr>
        <w:t>Data</w:t>
      </w:r>
      <w:r w:rsidRPr="268E9F84" w:rsidR="005467E8">
        <w:rPr>
          <w:rFonts w:ascii="Calibri" w:hAnsi="Calibri" w:cs="Calibri"/>
          <w:sz w:val="22"/>
          <w:szCs w:val="22"/>
          <w:lang w:val="en-US"/>
        </w:rPr>
        <w:t xml:space="preserve"> Consume</w:t>
      </w:r>
      <w:r w:rsidRPr="268E9F84" w:rsidR="005467E8">
        <w:rPr>
          <w:rFonts w:ascii="Calibri" w:hAnsi="Calibri" w:cs="Calibri"/>
          <w:sz w:val="22"/>
          <w:szCs w:val="22"/>
          <w:lang w:val="en-US"/>
        </w:rPr>
        <w:t>r</w:t>
      </w:r>
      <w:r w:rsidRPr="268E9F84" w:rsidR="005467E8">
        <w:rPr>
          <w:rFonts w:ascii="Calibri" w:hAnsi="Calibri" w:cs="Calibri"/>
          <w:sz w:val="22"/>
          <w:szCs w:val="22"/>
          <w:lang w:val="en-US"/>
        </w:rPr>
        <w:t>;</w:t>
      </w:r>
      <w:r w:rsidRPr="268E9F84" w:rsidR="005467E8">
        <w:rPr>
          <w:rFonts w:ascii="Calibri" w:hAnsi="Calibri" w:cs="Calibri"/>
          <w:sz w:val="22"/>
          <w:szCs w:val="22"/>
        </w:rPr>
        <w:t xml:space="preserve"> </w:t>
      </w:r>
      <w:r w:rsidRPr="268E9F84" w:rsidR="005467E8">
        <w:rPr>
          <w:rFonts w:ascii="Calibri" w:hAnsi="Calibri" w:cs="Calibri"/>
          <w:sz w:val="22"/>
          <w:szCs w:val="22"/>
        </w:rPr>
        <w:t>(</w:t>
      </w:r>
      <w:r w:rsidRPr="268E9F84" w:rsidR="003334BB">
        <w:rPr>
          <w:rFonts w:ascii="Calibri" w:hAnsi="Calibri" w:cs="Calibri"/>
          <w:sz w:val="22"/>
          <w:szCs w:val="22"/>
        </w:rPr>
        <w:t>c)</w:t>
      </w:r>
      <w:r w:rsidRPr="268E9F84" w:rsidR="005467E8">
        <w:rPr>
          <w:rFonts w:ascii="Calibri" w:hAnsi="Calibri" w:cs="Calibri"/>
          <w:sz w:val="22"/>
          <w:szCs w:val="22"/>
        </w:rPr>
        <w:t xml:space="preserve"> </w:t>
      </w:r>
      <w:r w:rsidRPr="268E9F84" w:rsidR="3252B94D">
        <w:rPr>
          <w:rFonts w:ascii="Calibri" w:hAnsi="Calibri" w:cs="Calibri"/>
          <w:sz w:val="22"/>
          <w:szCs w:val="22"/>
        </w:rPr>
        <w:t>r</w:t>
      </w:r>
      <w:r w:rsidRPr="268E9F84" w:rsidR="005467E8">
        <w:rPr>
          <w:rFonts w:ascii="Calibri" w:hAnsi="Calibri" w:cs="Calibri"/>
          <w:sz w:val="22"/>
          <w:szCs w:val="22"/>
          <w:lang w:val="en-US"/>
        </w:rPr>
        <w:t>eputational</w:t>
      </w:r>
      <w:r w:rsidRPr="268E9F84" w:rsidR="005467E8">
        <w:rPr>
          <w:rFonts w:ascii="Calibri" w:hAnsi="Calibri" w:cs="Calibri"/>
          <w:sz w:val="22"/>
          <w:szCs w:val="22"/>
          <w:lang w:val="en-US"/>
        </w:rPr>
        <w:t xml:space="preserve"> risk or public concern arising from the data sharing relationship;</w:t>
      </w:r>
      <w:r w:rsidRPr="268E9F84" w:rsidR="005467E8">
        <w:rPr>
          <w:rFonts w:ascii="Calibri" w:hAnsi="Calibri" w:cs="Calibri"/>
          <w:sz w:val="22"/>
          <w:szCs w:val="22"/>
        </w:rPr>
        <w:t xml:space="preserve"> (</w:t>
      </w:r>
      <w:r w:rsidRPr="268E9F84" w:rsidR="003334BB">
        <w:rPr>
          <w:rFonts w:ascii="Calibri" w:hAnsi="Calibri" w:cs="Calibri"/>
          <w:sz w:val="22"/>
          <w:szCs w:val="22"/>
        </w:rPr>
        <w:t>d</w:t>
      </w:r>
      <w:r w:rsidRPr="268E9F84" w:rsidR="005467E8">
        <w:rPr>
          <w:rFonts w:ascii="Calibri" w:hAnsi="Calibri" w:cs="Calibri"/>
          <w:sz w:val="22"/>
          <w:szCs w:val="22"/>
        </w:rPr>
        <w:t xml:space="preserve">) </w:t>
      </w:r>
      <w:r w:rsidRPr="268E9F84" w:rsidR="005467E8">
        <w:rPr>
          <w:rFonts w:ascii="Calibri" w:hAnsi="Calibri" w:cs="Calibri"/>
          <w:sz w:val="22"/>
          <w:szCs w:val="22"/>
          <w:lang w:val="en-US"/>
        </w:rPr>
        <w:t>a</w:t>
      </w:r>
      <w:r w:rsidRPr="268E9F84" w:rsidR="005467E8">
        <w:rPr>
          <w:rFonts w:ascii="Calibri" w:hAnsi="Calibri" w:cs="Calibri"/>
          <w:sz w:val="22"/>
          <w:szCs w:val="22"/>
          <w:lang w:val="en-US"/>
        </w:rPr>
        <w:t xml:space="preserve"> corporate transaction (such as a merger, acquisition, or divestiture) that materially affects the basis for this Agreement;</w:t>
      </w:r>
      <w:r w:rsidRPr="268E9F84" w:rsidR="005467E8">
        <w:rPr>
          <w:rFonts w:ascii="Calibri" w:hAnsi="Calibri" w:cs="Calibri"/>
          <w:sz w:val="22"/>
          <w:szCs w:val="22"/>
        </w:rPr>
        <w:t xml:space="preserve"> and (</w:t>
      </w:r>
      <w:r w:rsidRPr="268E9F84" w:rsidR="003334BB">
        <w:rPr>
          <w:rFonts w:ascii="Calibri" w:hAnsi="Calibri" w:cs="Calibri"/>
          <w:sz w:val="22"/>
          <w:szCs w:val="22"/>
        </w:rPr>
        <w:t>e</w:t>
      </w:r>
      <w:r w:rsidRPr="268E9F84" w:rsidR="005467E8">
        <w:rPr>
          <w:rFonts w:ascii="Calibri" w:hAnsi="Calibri" w:cs="Calibri"/>
          <w:sz w:val="22"/>
          <w:szCs w:val="22"/>
        </w:rPr>
        <w:t xml:space="preserve">) </w:t>
      </w:r>
      <w:r w:rsidRPr="268E9F84" w:rsidR="005467E8">
        <w:rPr>
          <w:rFonts w:ascii="Calibri" w:hAnsi="Calibri" w:cs="Calibri"/>
          <w:sz w:val="22"/>
          <w:szCs w:val="22"/>
          <w:lang w:val="en-US"/>
        </w:rPr>
        <w:t>a</w:t>
      </w:r>
      <w:r w:rsidRPr="268E9F84" w:rsidR="005467E8">
        <w:rPr>
          <w:rFonts w:ascii="Calibri" w:hAnsi="Calibri" w:cs="Calibri"/>
          <w:sz w:val="22"/>
          <w:szCs w:val="22"/>
          <w:lang w:val="en-US"/>
        </w:rPr>
        <w:t xml:space="preserve"> breakdown in the collaborative relationship that materially impairs the ability of the Parties to perform their obligations in good faith.</w:t>
      </w:r>
      <w:r w:rsidRPr="268E9F84" w:rsidR="005467E8">
        <w:rPr>
          <w:rFonts w:ascii="Calibri" w:hAnsi="Calibri" w:cs="Calibri"/>
          <w:sz w:val="22"/>
          <w:szCs w:val="22"/>
        </w:rPr>
        <w:t xml:space="preserve"> </w:t>
      </w:r>
      <w:r w:rsidRPr="268E9F84" w:rsidR="005467E8">
        <w:rPr>
          <w:rFonts w:ascii="Calibri" w:hAnsi="Calibri" w:cs="Calibri"/>
          <w:sz w:val="22"/>
          <w:szCs w:val="22"/>
          <w:lang w:val="en-US"/>
        </w:rPr>
        <w:t xml:space="preserve">The terminating Party shall act reasonably and in good faith when invoking a </w:t>
      </w:r>
      <w:r w:rsidRPr="268E9F84" w:rsidR="005467E8">
        <w:rPr>
          <w:rFonts w:ascii="Calibri" w:hAnsi="Calibri" w:cs="Calibri"/>
          <w:sz w:val="22"/>
          <w:szCs w:val="22"/>
          <w:lang w:val="en-US"/>
        </w:rPr>
        <w:t>s</w:t>
      </w:r>
      <w:r w:rsidRPr="268E9F84" w:rsidR="005467E8">
        <w:rPr>
          <w:rFonts w:ascii="Calibri" w:hAnsi="Calibri" w:cs="Calibri"/>
          <w:sz w:val="22"/>
          <w:szCs w:val="22"/>
          <w:lang w:val="en-US"/>
        </w:rPr>
        <w:t xml:space="preserve">ignificant </w:t>
      </w:r>
      <w:r w:rsidRPr="268E9F84" w:rsidR="005467E8">
        <w:rPr>
          <w:rFonts w:ascii="Calibri" w:hAnsi="Calibri" w:cs="Calibri"/>
          <w:sz w:val="22"/>
          <w:szCs w:val="22"/>
          <w:lang w:val="en-US"/>
        </w:rPr>
        <w:t>r</w:t>
      </w:r>
      <w:r w:rsidRPr="268E9F84" w:rsidR="005467E8">
        <w:rPr>
          <w:rFonts w:ascii="Calibri" w:hAnsi="Calibri" w:cs="Calibri"/>
          <w:sz w:val="22"/>
          <w:szCs w:val="22"/>
          <w:lang w:val="en-US"/>
        </w:rPr>
        <w:t>eason for termination.</w:t>
      </w:r>
    </w:p>
    <w:p w:rsidRPr="0091137A" w:rsidR="0022641E" w:rsidP="0091137A" w:rsidRDefault="00720BB6" w14:paraId="56D44D07" w14:textId="7C5F4E05" w14:noSpellErr="1">
      <w:pPr>
        <w:spacing w:after="0" w:line="360" w:lineRule="auto"/>
        <w:jc w:val="both"/>
        <w:rPr>
          <w:rFonts w:ascii="Calibri" w:hAnsi="Calibri" w:cs="Calibri"/>
          <w:sz w:val="22"/>
          <w:szCs w:val="22"/>
        </w:rPr>
      </w:pPr>
      <w:r w:rsidRPr="268E9F84" w:rsidR="00720BB6">
        <w:rPr>
          <w:rFonts w:ascii="Calibri" w:hAnsi="Calibri" w:cs="Calibri"/>
          <w:b w:val="1"/>
          <w:bCs w:val="1"/>
          <w:sz w:val="22"/>
          <w:szCs w:val="22"/>
          <w:lang w:val="en"/>
        </w:rPr>
        <w:t>13.2.</w:t>
      </w:r>
      <w:r w:rsidRPr="268E9F84" w:rsidR="00720BB6">
        <w:rPr>
          <w:rFonts w:ascii="Calibri" w:hAnsi="Calibri" w:cs="Calibri"/>
          <w:sz w:val="22"/>
          <w:szCs w:val="22"/>
          <w:lang w:val="en"/>
        </w:rPr>
        <w:t xml:space="preserve"> </w:t>
      </w:r>
      <w:r w:rsidRPr="268E9F84" w:rsidR="0022641E">
        <w:rPr>
          <w:rFonts w:ascii="Calibri" w:hAnsi="Calibri" w:cs="Calibri"/>
          <w:sz w:val="22"/>
          <w:szCs w:val="22"/>
          <w:lang w:val="en"/>
        </w:rPr>
        <w:t xml:space="preserve">A breach of any term hereof shall be </w:t>
      </w:r>
      <w:r w:rsidRPr="268E9F84" w:rsidR="0022641E">
        <w:rPr>
          <w:rFonts w:ascii="Calibri" w:hAnsi="Calibri" w:cs="Calibri"/>
          <w:sz w:val="22"/>
          <w:szCs w:val="22"/>
          <w:lang w:val="en"/>
        </w:rPr>
        <w:t>deemed</w:t>
      </w:r>
      <w:r w:rsidRPr="268E9F84" w:rsidR="0022641E">
        <w:rPr>
          <w:rFonts w:ascii="Calibri" w:hAnsi="Calibri" w:cs="Calibri"/>
          <w:sz w:val="22"/>
          <w:szCs w:val="22"/>
          <w:lang w:val="en"/>
        </w:rPr>
        <w:t xml:space="preserve"> a material breach of </w:t>
      </w:r>
      <w:r w:rsidRPr="268E9F84" w:rsidR="006D33A0">
        <w:rPr>
          <w:rFonts w:ascii="Calibri" w:hAnsi="Calibri" w:cs="Calibri"/>
          <w:sz w:val="22"/>
          <w:szCs w:val="22"/>
          <w:lang w:val="en"/>
        </w:rPr>
        <w:t>this Agreement</w:t>
      </w:r>
      <w:r w:rsidRPr="268E9F84" w:rsidR="0022641E">
        <w:rPr>
          <w:rFonts w:ascii="Calibri" w:hAnsi="Calibri" w:cs="Calibri"/>
          <w:sz w:val="22"/>
          <w:szCs w:val="22"/>
          <w:lang w:val="en"/>
        </w:rPr>
        <w:t>.</w:t>
      </w:r>
    </w:p>
    <w:p w:rsidRPr="0091137A" w:rsidR="00720BB6" w:rsidP="0091137A" w:rsidRDefault="00720BB6" w14:paraId="4344D484" w14:textId="142ACB59" w14:noSpellErr="1">
      <w:pPr>
        <w:spacing w:after="0" w:line="360" w:lineRule="auto"/>
        <w:jc w:val="both"/>
        <w:rPr>
          <w:rFonts w:ascii="Calibri" w:hAnsi="Calibri" w:cs="Calibri"/>
          <w:sz w:val="22"/>
          <w:szCs w:val="22"/>
        </w:rPr>
      </w:pPr>
      <w:r w:rsidRPr="268E9F84" w:rsidR="00720BB6">
        <w:rPr>
          <w:rFonts w:ascii="Calibri" w:hAnsi="Calibri" w:cs="Calibri"/>
          <w:b w:val="1"/>
          <w:bCs w:val="1"/>
          <w:sz w:val="22"/>
          <w:szCs w:val="22"/>
        </w:rPr>
        <w:t>13.3.</w:t>
      </w:r>
      <w:r w:rsidRPr="268E9F84" w:rsidR="00720BB6">
        <w:rPr>
          <w:rFonts w:ascii="Calibri" w:hAnsi="Calibri" w:cs="Calibri"/>
          <w:sz w:val="22"/>
          <w:szCs w:val="22"/>
        </w:rPr>
        <w:t xml:space="preserve"> Upon termination of this Agreement for any reason:</w:t>
      </w:r>
    </w:p>
    <w:p w:rsidRPr="0091137A" w:rsidR="00D551F9" w:rsidP="268E9F84" w:rsidRDefault="00D551F9" w14:paraId="632A1E92" w14:textId="676B8BF7" w14:noSpellErr="1">
      <w:pPr>
        <w:pStyle w:val="NormalWeb"/>
        <w:spacing w:before="0" w:beforeAutospacing="off" w:after="0" w:afterAutospacing="off" w:line="360" w:lineRule="auto"/>
        <w:jc w:val="both"/>
        <w:rPr>
          <w:rFonts w:ascii="Calibri" w:hAnsi="Calibri" w:cs="Calibri"/>
          <w:sz w:val="22"/>
          <w:szCs w:val="22"/>
        </w:rPr>
      </w:pPr>
      <w:r w:rsidRPr="268E9F84" w:rsidR="00D551F9">
        <w:rPr>
          <w:rStyle w:val="Strong"/>
          <w:rFonts w:ascii="Calibri" w:hAnsi="Calibri" w:eastAsia="等线 Light" w:cs="Calibri" w:eastAsiaTheme="majorEastAsia"/>
          <w:sz w:val="22"/>
          <w:szCs w:val="22"/>
        </w:rPr>
        <w:t>(a) Cessation of Data Sharing</w:t>
      </w:r>
      <w:r w:rsidRPr="268E9F84" w:rsidR="00D551F9">
        <w:rPr>
          <w:rFonts w:ascii="Calibri" w:hAnsi="Calibri" w:cs="Calibri"/>
          <w:sz w:val="22"/>
          <w:szCs w:val="22"/>
        </w:rPr>
        <w:t xml:space="preserve">: </w:t>
      </w:r>
      <w:r w:rsidRPr="268E9F84" w:rsidR="0067324E">
        <w:rPr>
          <w:rFonts w:ascii="Calibri" w:hAnsi="Calibri" w:cs="Calibri"/>
          <w:sz w:val="22"/>
          <w:szCs w:val="22"/>
        </w:rPr>
        <w:t xml:space="preserve">Data Consumer </w:t>
      </w:r>
      <w:r w:rsidRPr="268E9F84" w:rsidR="00D551F9">
        <w:rPr>
          <w:rFonts w:ascii="Calibri" w:hAnsi="Calibri" w:cs="Calibri"/>
          <w:sz w:val="22"/>
          <w:szCs w:val="22"/>
        </w:rPr>
        <w:t xml:space="preserve">shall </w:t>
      </w:r>
      <w:r w:rsidRPr="268E9F84" w:rsidR="00D551F9">
        <w:rPr>
          <w:rFonts w:ascii="Calibri" w:hAnsi="Calibri" w:cs="Calibri"/>
          <w:sz w:val="22"/>
          <w:szCs w:val="22"/>
        </w:rPr>
        <w:t>immediately</w:t>
      </w:r>
      <w:r w:rsidRPr="268E9F84" w:rsidR="00D551F9">
        <w:rPr>
          <w:rFonts w:ascii="Calibri" w:hAnsi="Calibri" w:cs="Calibri"/>
          <w:sz w:val="22"/>
          <w:szCs w:val="22"/>
        </w:rPr>
        <w:t xml:space="preserve"> cease </w:t>
      </w:r>
      <w:r w:rsidRPr="268E9F84" w:rsidR="0067324E">
        <w:rPr>
          <w:rFonts w:ascii="Calibri" w:hAnsi="Calibri" w:cs="Calibri"/>
          <w:sz w:val="22"/>
          <w:szCs w:val="22"/>
          <w:lang w:val="en"/>
        </w:rPr>
        <w:t>all operations related to the data being processed</w:t>
      </w:r>
      <w:r w:rsidRPr="268E9F84" w:rsidR="00D551F9">
        <w:rPr>
          <w:rFonts w:ascii="Calibri" w:hAnsi="Calibri" w:cs="Calibri"/>
          <w:sz w:val="22"/>
          <w:szCs w:val="22"/>
        </w:rPr>
        <w:t xml:space="preserve"> under this Agreement.</w:t>
      </w:r>
    </w:p>
    <w:p w:rsidRPr="0091137A" w:rsidR="00D551F9" w:rsidP="268E9F84" w:rsidRDefault="00D551F9" w14:paraId="61E3B2A2" w14:textId="0B130D54" w14:noSpellErr="1">
      <w:pPr>
        <w:pStyle w:val="NormalWeb"/>
        <w:spacing w:before="0" w:beforeAutospacing="off" w:after="0" w:afterAutospacing="off" w:line="360" w:lineRule="auto"/>
        <w:jc w:val="both"/>
        <w:rPr>
          <w:rFonts w:ascii="Calibri" w:hAnsi="Calibri" w:cs="Calibri"/>
          <w:sz w:val="22"/>
          <w:szCs w:val="22"/>
        </w:rPr>
      </w:pPr>
      <w:r w:rsidRPr="268E9F84" w:rsidR="00D551F9">
        <w:rPr>
          <w:rStyle w:val="Strong"/>
          <w:rFonts w:ascii="Calibri" w:hAnsi="Calibri" w:eastAsia="等线 Light" w:cs="Calibri" w:eastAsiaTheme="majorEastAsia"/>
          <w:sz w:val="22"/>
          <w:szCs w:val="22"/>
        </w:rPr>
        <w:t>(b) Return or Destruction of Shared Data</w:t>
      </w:r>
      <w:r w:rsidRPr="268E9F84" w:rsidR="00D551F9">
        <w:rPr>
          <w:rFonts w:ascii="Calibri" w:hAnsi="Calibri" w:cs="Calibri"/>
          <w:sz w:val="22"/>
          <w:szCs w:val="22"/>
        </w:rPr>
        <w:t xml:space="preserve">: Data Consumer shall, within </w:t>
      </w:r>
      <w:r w:rsidRPr="268E9F84" w:rsidR="00D551F9">
        <w:rPr>
          <w:rStyle w:val="Strong"/>
          <w:rFonts w:ascii="Calibri" w:hAnsi="Calibri" w:eastAsia="等线 Light" w:cs="Calibri" w:eastAsiaTheme="majorEastAsia"/>
          <w:b w:val="0"/>
          <w:bCs w:val="0"/>
          <w:sz w:val="22"/>
          <w:szCs w:val="22"/>
        </w:rPr>
        <w:t>thirty (30) days</w:t>
      </w:r>
      <w:r w:rsidRPr="268E9F84" w:rsidR="00D551F9">
        <w:rPr>
          <w:rFonts w:ascii="Calibri" w:hAnsi="Calibri" w:cs="Calibri"/>
          <w:sz w:val="22"/>
          <w:szCs w:val="22"/>
        </w:rPr>
        <w:t xml:space="preserve"> of termination</w:t>
      </w:r>
      <w:r w:rsidRPr="268E9F84" w:rsidR="007D33BD">
        <w:rPr>
          <w:rFonts w:ascii="Calibri" w:hAnsi="Calibri" w:cs="Calibri"/>
          <w:sz w:val="22"/>
          <w:szCs w:val="22"/>
        </w:rPr>
        <w:t xml:space="preserve"> and </w:t>
      </w:r>
      <w:r w:rsidRPr="268E9F84" w:rsidR="007D33BD">
        <w:rPr>
          <w:rFonts w:ascii="Calibri" w:hAnsi="Calibri" w:cs="Calibri"/>
          <w:sz w:val="22"/>
          <w:szCs w:val="22"/>
          <w:lang w:val="en"/>
        </w:rPr>
        <w:t>in accordance with the instructions of the Data Provider</w:t>
      </w:r>
      <w:r w:rsidRPr="268E9F84" w:rsidR="00D551F9">
        <w:rPr>
          <w:rFonts w:ascii="Calibri" w:hAnsi="Calibri" w:cs="Calibri"/>
          <w:sz w:val="22"/>
          <w:szCs w:val="22"/>
        </w:rPr>
        <w:t>, return or permanently and securely delete all data received from the Data Provider, unless retention is required to comply with applicable laws, regulations, or contractual obligations.</w:t>
      </w:r>
      <w:r w:rsidRPr="268E9F84" w:rsidR="007D33BD">
        <w:rPr>
          <w:rFonts w:ascii="Calibri" w:hAnsi="Calibri" w:cs="Calibri"/>
          <w:sz w:val="22"/>
          <w:szCs w:val="22"/>
        </w:rPr>
        <w:t xml:space="preserve"> </w:t>
      </w:r>
    </w:p>
    <w:p w:rsidRPr="0091137A" w:rsidR="00D551F9" w:rsidP="268E9F84" w:rsidRDefault="00D551F9" w14:paraId="7748EAC2" w14:textId="71870BC9">
      <w:pPr>
        <w:pStyle w:val="NormalWeb"/>
        <w:spacing w:before="0" w:beforeAutospacing="off" w:after="0" w:afterAutospacing="off" w:line="360" w:lineRule="auto"/>
        <w:jc w:val="both"/>
        <w:rPr>
          <w:rFonts w:ascii="Calibri" w:hAnsi="Calibri" w:cs="Calibri"/>
          <w:sz w:val="22"/>
          <w:szCs w:val="22"/>
          <w:lang w:val="en-US"/>
        </w:rPr>
      </w:pPr>
      <w:r w:rsidRPr="268E9F84" w:rsidR="00D551F9">
        <w:rPr>
          <w:rStyle w:val="Strong"/>
          <w:rFonts w:ascii="Calibri" w:hAnsi="Calibri" w:eastAsia="等线 Light" w:cs="Calibri" w:eastAsiaTheme="majorEastAsia"/>
          <w:sz w:val="22"/>
          <w:szCs w:val="22"/>
          <w:lang w:val="en-US"/>
        </w:rPr>
        <w:t>(c) Confirmation of Destruction</w:t>
      </w:r>
      <w:r w:rsidRPr="268E9F84" w:rsidR="00D551F9">
        <w:rPr>
          <w:rFonts w:ascii="Calibri" w:hAnsi="Calibri" w:cs="Calibri"/>
          <w:sz w:val="22"/>
          <w:szCs w:val="22"/>
          <w:lang w:val="en-US"/>
        </w:rPr>
        <w:t xml:space="preserve">: Upon request, the Data Consumer shall provide written confirmation that all shared data has been destroyed </w:t>
      </w:r>
      <w:r w:rsidRPr="268E9F84" w:rsidR="00D551F9">
        <w:rPr>
          <w:rFonts w:ascii="Calibri" w:hAnsi="Calibri" w:cs="Calibri"/>
          <w:sz w:val="22"/>
          <w:szCs w:val="22"/>
          <w:lang w:val="en-US"/>
        </w:rPr>
        <w:t>in accordance with</w:t>
      </w:r>
      <w:r w:rsidRPr="268E9F84" w:rsidR="00D551F9">
        <w:rPr>
          <w:rFonts w:ascii="Calibri" w:hAnsi="Calibri" w:cs="Calibri"/>
          <w:sz w:val="22"/>
          <w:szCs w:val="22"/>
          <w:lang w:val="en-US"/>
        </w:rPr>
        <w:t xml:space="preserve"> this clause.</w:t>
      </w:r>
    </w:p>
    <w:p w:rsidRPr="0091137A" w:rsidR="0022641E" w:rsidP="0091137A" w:rsidRDefault="007D33BD" w14:paraId="603971B5" w14:textId="10A16495" w14:noSpellErr="1">
      <w:pPr>
        <w:spacing w:after="0" w:line="360" w:lineRule="auto"/>
        <w:jc w:val="both"/>
        <w:rPr>
          <w:rFonts w:ascii="Calibri" w:hAnsi="Calibri" w:cs="Calibri"/>
          <w:sz w:val="22"/>
          <w:szCs w:val="22"/>
        </w:rPr>
      </w:pPr>
      <w:r w:rsidRPr="268E9F84" w:rsidR="007D33BD">
        <w:rPr>
          <w:rFonts w:ascii="Calibri" w:hAnsi="Calibri" w:cs="Calibri"/>
          <w:b w:val="1"/>
          <w:bCs w:val="1"/>
          <w:sz w:val="22"/>
          <w:szCs w:val="22"/>
          <w:lang w:val="en"/>
        </w:rPr>
        <w:t xml:space="preserve">13.4. </w:t>
      </w:r>
      <w:r w:rsidRPr="268E9F84" w:rsidR="0022641E">
        <w:rPr>
          <w:rFonts w:ascii="Calibri" w:hAnsi="Calibri" w:cs="Calibri"/>
          <w:sz w:val="22"/>
          <w:szCs w:val="22"/>
          <w:lang w:val="en"/>
        </w:rPr>
        <w:t xml:space="preserve">It is expressly agreed that the obligations assumed by </w:t>
      </w:r>
      <w:r w:rsidRPr="268E9F84" w:rsidR="006D33A0">
        <w:rPr>
          <w:rFonts w:ascii="Calibri" w:hAnsi="Calibri" w:cs="Calibri"/>
          <w:sz w:val="22"/>
          <w:szCs w:val="22"/>
          <w:lang w:val="en"/>
        </w:rPr>
        <w:t>the Parties</w:t>
      </w:r>
      <w:r w:rsidRPr="268E9F84" w:rsidR="0022641E">
        <w:rPr>
          <w:rFonts w:ascii="Calibri" w:hAnsi="Calibri" w:cs="Calibri"/>
          <w:sz w:val="22"/>
          <w:szCs w:val="22"/>
          <w:lang w:val="en"/>
        </w:rPr>
        <w:t xml:space="preserve"> under this Agreement shall survive the termination or any other cancellation of th</w:t>
      </w:r>
      <w:r w:rsidRPr="268E9F84" w:rsidR="00DF3623">
        <w:rPr>
          <w:rFonts w:ascii="Calibri" w:hAnsi="Calibri" w:cs="Calibri"/>
          <w:sz w:val="22"/>
          <w:szCs w:val="22"/>
          <w:lang w:val="en"/>
        </w:rPr>
        <w:t>is</w:t>
      </w:r>
      <w:r w:rsidRPr="268E9F84" w:rsidR="006D33A0">
        <w:rPr>
          <w:rFonts w:ascii="Calibri" w:hAnsi="Calibri" w:cs="Calibri"/>
          <w:sz w:val="22"/>
          <w:szCs w:val="22"/>
          <w:lang w:val="en"/>
        </w:rPr>
        <w:t xml:space="preserve"> Agreement</w:t>
      </w:r>
      <w:r w:rsidRPr="268E9F84" w:rsidR="0022641E">
        <w:rPr>
          <w:rFonts w:ascii="Calibri" w:hAnsi="Calibri" w:cs="Calibri"/>
          <w:sz w:val="22"/>
          <w:szCs w:val="22"/>
          <w:lang w:val="en"/>
        </w:rPr>
        <w:t>.</w:t>
      </w:r>
    </w:p>
    <w:p w:rsidRPr="0091137A" w:rsidR="0022641E" w:rsidP="0091137A" w:rsidRDefault="0022641E" w14:paraId="4A840C75" w14:textId="77777777" w14:noSpellErr="1">
      <w:pPr>
        <w:spacing w:after="0" w:line="360" w:lineRule="auto"/>
        <w:jc w:val="both"/>
        <w:rPr>
          <w:rFonts w:ascii="Calibri" w:hAnsi="Calibri" w:cs="Calibri"/>
          <w:sz w:val="22"/>
          <w:szCs w:val="22"/>
          <w:highlight w:val="yellow"/>
        </w:rPr>
      </w:pPr>
    </w:p>
    <w:p w:rsidRPr="0091137A" w:rsidR="00FA155C" w:rsidP="0091137A" w:rsidRDefault="009F1CB2" w14:paraId="1F8EA862" w14:textId="0663C701" w14:noSpellErr="1">
      <w:pPr>
        <w:spacing w:after="0" w:line="360" w:lineRule="auto"/>
        <w:jc w:val="both"/>
        <w:rPr>
          <w:rFonts w:ascii="Calibri" w:hAnsi="Calibri" w:cs="Calibri"/>
          <w:b w:val="1"/>
          <w:bCs w:val="1"/>
          <w:sz w:val="22"/>
          <w:szCs w:val="22"/>
        </w:rPr>
      </w:pPr>
      <w:r w:rsidRPr="268E9F84" w:rsidR="009F1CB2">
        <w:rPr>
          <w:rFonts w:ascii="Calibri" w:hAnsi="Calibri" w:cs="Calibri"/>
          <w:b w:val="1"/>
          <w:bCs w:val="1"/>
          <w:sz w:val="22"/>
          <w:szCs w:val="22"/>
        </w:rPr>
        <w:t>1</w:t>
      </w:r>
      <w:r w:rsidRPr="268E9F84" w:rsidR="009F1CB2">
        <w:rPr>
          <w:rFonts w:ascii="Calibri" w:hAnsi="Calibri" w:cs="Calibri"/>
          <w:b w:val="1"/>
          <w:bCs w:val="1"/>
          <w:sz w:val="22"/>
          <w:szCs w:val="22"/>
        </w:rPr>
        <w:t>4</w:t>
      </w:r>
      <w:r w:rsidRPr="268E9F84" w:rsidR="00FA155C">
        <w:rPr>
          <w:rFonts w:ascii="Calibri" w:hAnsi="Calibri" w:cs="Calibri"/>
          <w:b w:val="1"/>
          <w:bCs w:val="1"/>
          <w:sz w:val="22"/>
          <w:szCs w:val="22"/>
        </w:rPr>
        <w:t>. CONTACT.</w:t>
      </w:r>
    </w:p>
    <w:p w:rsidRPr="0091137A" w:rsidR="00FA155C" w:rsidP="0091137A" w:rsidRDefault="009F1CB2" w14:paraId="3EDE67C8" w14:textId="3CD63194" w14:noSpellErr="1">
      <w:pPr>
        <w:spacing w:after="0" w:line="360" w:lineRule="auto"/>
        <w:jc w:val="both"/>
        <w:rPr>
          <w:rFonts w:ascii="Calibri" w:hAnsi="Calibri" w:cs="Calibri"/>
          <w:sz w:val="22"/>
          <w:szCs w:val="22"/>
        </w:rPr>
      </w:pPr>
      <w:r w:rsidRPr="268E9F84" w:rsidR="009F1CB2">
        <w:rPr>
          <w:rFonts w:ascii="Calibri" w:hAnsi="Calibri" w:cs="Calibri"/>
          <w:b w:val="1"/>
          <w:bCs w:val="1"/>
          <w:sz w:val="22"/>
          <w:szCs w:val="22"/>
        </w:rPr>
        <w:t>1</w:t>
      </w:r>
      <w:r w:rsidRPr="268E9F84" w:rsidR="009F1CB2">
        <w:rPr>
          <w:rFonts w:ascii="Calibri" w:hAnsi="Calibri" w:cs="Calibri"/>
          <w:b w:val="1"/>
          <w:bCs w:val="1"/>
          <w:sz w:val="22"/>
          <w:szCs w:val="22"/>
        </w:rPr>
        <w:t>4</w:t>
      </w:r>
      <w:r w:rsidRPr="268E9F84" w:rsidR="00FA155C">
        <w:rPr>
          <w:rFonts w:ascii="Calibri" w:hAnsi="Calibri" w:cs="Calibri"/>
          <w:b w:val="1"/>
          <w:bCs w:val="1"/>
          <w:sz w:val="22"/>
          <w:szCs w:val="22"/>
        </w:rPr>
        <w:t>.1.</w:t>
      </w:r>
      <w:r w:rsidRPr="268E9F84" w:rsidR="00FA155C">
        <w:rPr>
          <w:rFonts w:ascii="Calibri" w:hAnsi="Calibri" w:cs="Calibri"/>
          <w:sz w:val="22"/>
          <w:szCs w:val="22"/>
        </w:rPr>
        <w:t xml:space="preserve"> With respect to any matter relating to this Agreement, the Parties shall communicate with each other through the contact persons, addresses, </w:t>
      </w:r>
      <w:r w:rsidRPr="268E9F84" w:rsidR="00FA155C">
        <w:rPr>
          <w:rFonts w:ascii="Calibri" w:hAnsi="Calibri" w:cs="Calibri"/>
          <w:sz w:val="22"/>
          <w:szCs w:val="22"/>
        </w:rPr>
        <w:t>emails</w:t>
      </w:r>
      <w:r w:rsidRPr="268E9F84" w:rsidR="00FA155C">
        <w:rPr>
          <w:rFonts w:ascii="Calibri" w:hAnsi="Calibri" w:cs="Calibri"/>
          <w:sz w:val="22"/>
          <w:szCs w:val="22"/>
        </w:rPr>
        <w:t xml:space="preserve"> and telephone numbers listed in Appendix </w:t>
      </w:r>
      <w:r w:rsidRPr="268E9F84" w:rsidR="002E5775">
        <w:rPr>
          <w:rFonts w:ascii="Calibri" w:hAnsi="Calibri" w:cs="Calibri"/>
          <w:sz w:val="22"/>
          <w:szCs w:val="22"/>
        </w:rPr>
        <w:t>A</w:t>
      </w:r>
      <w:r w:rsidRPr="268E9F84" w:rsidR="00FA155C">
        <w:rPr>
          <w:rFonts w:ascii="Calibri" w:hAnsi="Calibri" w:cs="Calibri"/>
          <w:sz w:val="22"/>
          <w:szCs w:val="22"/>
        </w:rPr>
        <w:t>2 of this Agreement.</w:t>
      </w:r>
    </w:p>
    <w:p w:rsidRPr="0091137A" w:rsidR="00FA155C" w:rsidP="0091137A" w:rsidRDefault="009F1CB2" w14:paraId="754035A0" w14:textId="0038C7CC" w14:noSpellErr="1">
      <w:pPr>
        <w:spacing w:after="0" w:line="360" w:lineRule="auto"/>
        <w:jc w:val="both"/>
        <w:rPr>
          <w:rFonts w:ascii="Calibri" w:hAnsi="Calibri" w:cs="Calibri"/>
          <w:sz w:val="22"/>
          <w:szCs w:val="22"/>
        </w:rPr>
      </w:pPr>
      <w:r w:rsidRPr="268E9F84" w:rsidR="009F1CB2">
        <w:rPr>
          <w:rFonts w:ascii="Calibri" w:hAnsi="Calibri" w:cs="Calibri"/>
          <w:b w:val="1"/>
          <w:bCs w:val="1"/>
          <w:sz w:val="22"/>
          <w:szCs w:val="22"/>
        </w:rPr>
        <w:t>1</w:t>
      </w:r>
      <w:r w:rsidRPr="268E9F84" w:rsidR="009F1CB2">
        <w:rPr>
          <w:rFonts w:ascii="Calibri" w:hAnsi="Calibri" w:cs="Calibri"/>
          <w:b w:val="1"/>
          <w:bCs w:val="1"/>
          <w:sz w:val="22"/>
          <w:szCs w:val="22"/>
        </w:rPr>
        <w:t>4</w:t>
      </w:r>
      <w:r w:rsidRPr="268E9F84" w:rsidR="00FA155C">
        <w:rPr>
          <w:rFonts w:ascii="Calibri" w:hAnsi="Calibri" w:cs="Calibri"/>
          <w:b w:val="1"/>
          <w:bCs w:val="1"/>
          <w:sz w:val="22"/>
          <w:szCs w:val="22"/>
        </w:rPr>
        <w:t xml:space="preserve">.2. </w:t>
      </w:r>
      <w:r w:rsidRPr="268E9F84" w:rsidR="00FA155C">
        <w:rPr>
          <w:rFonts w:ascii="Calibri" w:hAnsi="Calibri" w:cs="Calibri"/>
          <w:sz w:val="22"/>
          <w:szCs w:val="22"/>
        </w:rPr>
        <w:t>In the event of</w:t>
      </w:r>
      <w:r w:rsidRPr="268E9F84" w:rsidR="00FA155C">
        <w:rPr>
          <w:rFonts w:ascii="Calibri" w:hAnsi="Calibri" w:cs="Calibri"/>
          <w:sz w:val="22"/>
          <w:szCs w:val="22"/>
        </w:rPr>
        <w:t xml:space="preserve"> a change in the contact details, each Party shall inform the other Party in writing and without delay of the change.</w:t>
      </w:r>
    </w:p>
    <w:p w:rsidRPr="0091137A" w:rsidR="00FA155C" w:rsidP="0091137A" w:rsidRDefault="009F1CB2" w14:paraId="3B563063" w14:textId="1D558619" w14:noSpellErr="1">
      <w:pPr>
        <w:spacing w:after="0" w:line="360" w:lineRule="auto"/>
        <w:jc w:val="both"/>
        <w:rPr>
          <w:rFonts w:ascii="Calibri" w:hAnsi="Calibri" w:cs="Calibri"/>
          <w:sz w:val="22"/>
          <w:szCs w:val="22"/>
        </w:rPr>
      </w:pPr>
      <w:r w:rsidRPr="268E9F84" w:rsidR="009F1CB2">
        <w:rPr>
          <w:rFonts w:ascii="Calibri" w:hAnsi="Calibri" w:cs="Calibri"/>
          <w:b w:val="1"/>
          <w:bCs w:val="1"/>
          <w:sz w:val="22"/>
          <w:szCs w:val="22"/>
        </w:rPr>
        <w:t>1</w:t>
      </w:r>
      <w:r w:rsidRPr="268E9F84" w:rsidR="009F1CB2">
        <w:rPr>
          <w:rFonts w:ascii="Calibri" w:hAnsi="Calibri" w:cs="Calibri"/>
          <w:b w:val="1"/>
          <w:bCs w:val="1"/>
          <w:sz w:val="22"/>
          <w:szCs w:val="22"/>
        </w:rPr>
        <w:t>4</w:t>
      </w:r>
      <w:r w:rsidRPr="268E9F84" w:rsidR="00FA155C">
        <w:rPr>
          <w:rFonts w:ascii="Calibri" w:hAnsi="Calibri" w:cs="Calibri"/>
          <w:b w:val="1"/>
          <w:bCs w:val="1"/>
          <w:sz w:val="22"/>
          <w:szCs w:val="22"/>
        </w:rPr>
        <w:t>.3.</w:t>
      </w:r>
      <w:r w:rsidRPr="268E9F84" w:rsidR="00FA155C">
        <w:rPr>
          <w:rFonts w:ascii="Calibri" w:hAnsi="Calibri" w:cs="Calibri"/>
          <w:sz w:val="22"/>
          <w:szCs w:val="22"/>
        </w:rPr>
        <w:t xml:space="preserve"> Any statement or notice sent between the Parties via email, as addressed, shall become effective upon receipt by the recipient. Any notice or communication sent by email shall be </w:t>
      </w:r>
      <w:r w:rsidRPr="268E9F84" w:rsidR="00FA155C">
        <w:rPr>
          <w:rFonts w:ascii="Calibri" w:hAnsi="Calibri" w:cs="Calibri"/>
          <w:sz w:val="22"/>
          <w:szCs w:val="22"/>
        </w:rPr>
        <w:t>deemed</w:t>
      </w:r>
      <w:r w:rsidRPr="268E9F84" w:rsidR="00FA155C">
        <w:rPr>
          <w:rFonts w:ascii="Calibri" w:hAnsi="Calibri" w:cs="Calibri"/>
          <w:sz w:val="22"/>
          <w:szCs w:val="22"/>
        </w:rPr>
        <w:t xml:space="preserve"> received on the next business day following transmission (to the addresses </w:t>
      </w:r>
      <w:r w:rsidRPr="268E9F84" w:rsidR="00FA155C">
        <w:rPr>
          <w:rFonts w:ascii="Calibri" w:hAnsi="Calibri" w:cs="Calibri"/>
          <w:sz w:val="22"/>
          <w:szCs w:val="22"/>
        </w:rPr>
        <w:t>indicated</w:t>
      </w:r>
      <w:r w:rsidRPr="268E9F84" w:rsidR="00FA155C">
        <w:rPr>
          <w:rFonts w:ascii="Calibri" w:hAnsi="Calibri" w:cs="Calibri"/>
          <w:sz w:val="22"/>
          <w:szCs w:val="22"/>
        </w:rPr>
        <w:t xml:space="preserve"> below), provided that no delivery failure notification is received by the sender.</w:t>
      </w:r>
    </w:p>
    <w:p w:rsidRPr="0091137A" w:rsidR="00FA155C" w:rsidP="0091137A" w:rsidRDefault="009F1CB2" w14:paraId="748B2A24" w14:textId="75062E45" w14:noSpellErr="1">
      <w:pPr>
        <w:spacing w:after="0" w:line="360" w:lineRule="auto"/>
        <w:jc w:val="both"/>
        <w:rPr>
          <w:rFonts w:ascii="Calibri" w:hAnsi="Calibri" w:cs="Calibri"/>
          <w:sz w:val="22"/>
          <w:szCs w:val="22"/>
        </w:rPr>
      </w:pPr>
      <w:r w:rsidRPr="268E9F84" w:rsidR="009F1CB2">
        <w:rPr>
          <w:rFonts w:ascii="Calibri" w:hAnsi="Calibri" w:cs="Calibri"/>
          <w:b w:val="1"/>
          <w:bCs w:val="1"/>
          <w:sz w:val="22"/>
          <w:szCs w:val="22"/>
        </w:rPr>
        <w:t>1</w:t>
      </w:r>
      <w:r w:rsidRPr="268E9F84" w:rsidR="009F1CB2">
        <w:rPr>
          <w:rFonts w:ascii="Calibri" w:hAnsi="Calibri" w:cs="Calibri"/>
          <w:b w:val="1"/>
          <w:bCs w:val="1"/>
          <w:sz w:val="22"/>
          <w:szCs w:val="22"/>
        </w:rPr>
        <w:t>4</w:t>
      </w:r>
      <w:r w:rsidRPr="268E9F84" w:rsidR="00FA155C">
        <w:rPr>
          <w:rFonts w:ascii="Calibri" w:hAnsi="Calibri" w:cs="Calibri"/>
          <w:b w:val="1"/>
          <w:bCs w:val="1"/>
          <w:sz w:val="22"/>
          <w:szCs w:val="22"/>
        </w:rPr>
        <w:t>.4.</w:t>
      </w:r>
      <w:r w:rsidRPr="268E9F84" w:rsidR="00FA155C">
        <w:rPr>
          <w:rFonts w:ascii="Calibri" w:hAnsi="Calibri" w:cs="Calibri"/>
          <w:sz w:val="22"/>
          <w:szCs w:val="22"/>
        </w:rPr>
        <w:t xml:space="preserve"> Notices made by post are </w:t>
      </w:r>
      <w:r w:rsidRPr="268E9F84" w:rsidR="00FA155C">
        <w:rPr>
          <w:rFonts w:ascii="Calibri" w:hAnsi="Calibri" w:cs="Calibri"/>
          <w:sz w:val="22"/>
          <w:szCs w:val="22"/>
        </w:rPr>
        <w:t>deemed</w:t>
      </w:r>
      <w:r w:rsidRPr="268E9F84" w:rsidR="00FA155C">
        <w:rPr>
          <w:rFonts w:ascii="Calibri" w:hAnsi="Calibri" w:cs="Calibri"/>
          <w:sz w:val="22"/>
          <w:szCs w:val="22"/>
        </w:rPr>
        <w:t xml:space="preserve"> to have been delivered within </w:t>
      </w:r>
      <w:r w:rsidRPr="268E9F84" w:rsidR="00FA155C">
        <w:rPr>
          <w:rFonts w:ascii="Calibri" w:hAnsi="Calibri" w:cs="Calibri"/>
          <w:sz w:val="22"/>
          <w:szCs w:val="22"/>
        </w:rPr>
        <w:t>seventy two</w:t>
      </w:r>
      <w:r w:rsidRPr="268E9F84" w:rsidR="00FA155C">
        <w:rPr>
          <w:rFonts w:ascii="Calibri" w:hAnsi="Calibri" w:cs="Calibri"/>
          <w:sz w:val="22"/>
          <w:szCs w:val="22"/>
        </w:rPr>
        <w:t xml:space="preserve"> (72) hours upon being sent, and if delivered by courier- on the date of the actual receipt signed by a representative of the recipient.</w:t>
      </w:r>
    </w:p>
    <w:p w:rsidRPr="0091137A" w:rsidR="00FA155C" w:rsidP="0091137A" w:rsidRDefault="00FA155C" w14:paraId="19DCA1AA" w14:textId="77777777" w14:noSpellErr="1">
      <w:pPr>
        <w:spacing w:after="0" w:line="360" w:lineRule="auto"/>
        <w:jc w:val="both"/>
        <w:rPr>
          <w:rFonts w:ascii="Calibri" w:hAnsi="Calibri" w:cs="Calibri"/>
          <w:sz w:val="22"/>
          <w:szCs w:val="22"/>
          <w:highlight w:val="yellow"/>
        </w:rPr>
      </w:pPr>
    </w:p>
    <w:p w:rsidRPr="0091137A" w:rsidR="00FA155C" w:rsidP="0091137A" w:rsidRDefault="00693E8F" w14:paraId="4032B087" w14:textId="0929F658" w14:noSpellErr="1">
      <w:pPr>
        <w:spacing w:after="0" w:line="360" w:lineRule="auto"/>
        <w:jc w:val="both"/>
        <w:rPr>
          <w:rFonts w:ascii="Calibri" w:hAnsi="Calibri" w:cs="Calibri"/>
          <w:b w:val="1"/>
          <w:bCs w:val="1"/>
          <w:sz w:val="22"/>
          <w:szCs w:val="22"/>
        </w:rPr>
      </w:pPr>
      <w:r w:rsidRPr="268E9F84" w:rsidR="00693E8F">
        <w:rPr>
          <w:rFonts w:ascii="Calibri" w:hAnsi="Calibri" w:cs="Calibri"/>
          <w:b w:val="1"/>
          <w:bCs w:val="1"/>
          <w:sz w:val="22"/>
          <w:szCs w:val="22"/>
        </w:rPr>
        <w:t>1</w:t>
      </w:r>
      <w:r w:rsidRPr="268E9F84" w:rsidR="00693E8F">
        <w:rPr>
          <w:rFonts w:ascii="Calibri" w:hAnsi="Calibri" w:cs="Calibri"/>
          <w:b w:val="1"/>
          <w:bCs w:val="1"/>
          <w:sz w:val="22"/>
          <w:szCs w:val="22"/>
        </w:rPr>
        <w:t>5</w:t>
      </w:r>
      <w:r w:rsidRPr="268E9F84" w:rsidR="00FA155C">
        <w:rPr>
          <w:rFonts w:ascii="Calibri" w:hAnsi="Calibri" w:cs="Calibri"/>
          <w:b w:val="1"/>
          <w:bCs w:val="1"/>
          <w:sz w:val="22"/>
          <w:szCs w:val="22"/>
        </w:rPr>
        <w:t>. OTHER PROVISIONS.</w:t>
      </w:r>
    </w:p>
    <w:p w:rsidRPr="0091137A" w:rsidR="00FA155C" w:rsidP="0091137A" w:rsidRDefault="00FA155C" w14:paraId="73AB069A" w14:textId="02F83662"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w:t>
      </w:r>
      <w:r w:rsidRPr="268E9F84" w:rsidR="00693E8F">
        <w:rPr>
          <w:rFonts w:ascii="Calibri" w:hAnsi="Calibri" w:cs="Calibri"/>
          <w:b w:val="1"/>
          <w:bCs w:val="1"/>
          <w:sz w:val="22"/>
          <w:szCs w:val="22"/>
        </w:rPr>
        <w:t>5</w:t>
      </w:r>
      <w:r w:rsidRPr="268E9F84" w:rsidR="00FA155C">
        <w:rPr>
          <w:rFonts w:ascii="Calibri" w:hAnsi="Calibri" w:cs="Calibri"/>
          <w:b w:val="1"/>
          <w:bCs w:val="1"/>
          <w:sz w:val="22"/>
          <w:szCs w:val="22"/>
        </w:rPr>
        <w:t>.1.</w:t>
      </w:r>
      <w:r w:rsidRPr="268E9F84" w:rsidR="00FA155C">
        <w:rPr>
          <w:rFonts w:ascii="Calibri" w:hAnsi="Calibri" w:cs="Calibri"/>
          <w:sz w:val="22"/>
          <w:szCs w:val="22"/>
        </w:rPr>
        <w:t xml:space="preserve"> If any term of this Agreement is declared invalid or unenforceable for any reason or cause, the validity of this Agreement shall not be </w:t>
      </w:r>
      <w:r w:rsidRPr="268E9F84" w:rsidR="00433B29">
        <w:rPr>
          <w:rFonts w:ascii="Calibri" w:hAnsi="Calibri" w:cs="Calibri"/>
          <w:sz w:val="22"/>
          <w:szCs w:val="22"/>
        </w:rPr>
        <w:t>affected,</w:t>
      </w:r>
      <w:r w:rsidRPr="268E9F84" w:rsidR="00FA155C">
        <w:rPr>
          <w:rFonts w:ascii="Calibri" w:hAnsi="Calibri" w:cs="Calibri"/>
          <w:sz w:val="22"/>
          <w:szCs w:val="22"/>
        </w:rPr>
        <w:t xml:space="preserve"> and the remaining terms shall remain in effect as if the invalid or unenforceable term had not been included </w:t>
      </w:r>
      <w:r w:rsidRPr="268E9F84" w:rsidR="00FA155C">
        <w:rPr>
          <w:rFonts w:ascii="Calibri" w:hAnsi="Calibri" w:cs="Calibri"/>
          <w:sz w:val="22"/>
          <w:szCs w:val="22"/>
        </w:rPr>
        <w:t>herein</w:t>
      </w:r>
      <w:r w:rsidRPr="268E9F84" w:rsidR="00FA155C">
        <w:rPr>
          <w:rFonts w:ascii="Calibri" w:hAnsi="Calibri" w:cs="Calibri"/>
          <w:sz w:val="22"/>
          <w:szCs w:val="22"/>
        </w:rPr>
        <w:t>.</w:t>
      </w:r>
    </w:p>
    <w:p w:rsidRPr="0091137A" w:rsidR="00FA155C" w:rsidP="0091137A" w:rsidRDefault="00FA155C" w14:paraId="032940CE" w14:textId="074AF1CC"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w:t>
      </w:r>
      <w:r w:rsidRPr="268E9F84" w:rsidR="00693E8F">
        <w:rPr>
          <w:rFonts w:ascii="Calibri" w:hAnsi="Calibri" w:cs="Calibri"/>
          <w:b w:val="1"/>
          <w:bCs w:val="1"/>
          <w:sz w:val="22"/>
          <w:szCs w:val="22"/>
        </w:rPr>
        <w:t>5</w:t>
      </w:r>
      <w:r w:rsidRPr="268E9F84" w:rsidR="00FA155C">
        <w:rPr>
          <w:rFonts w:ascii="Calibri" w:hAnsi="Calibri" w:cs="Calibri"/>
          <w:b w:val="1"/>
          <w:bCs w:val="1"/>
          <w:sz w:val="22"/>
          <w:szCs w:val="22"/>
        </w:rPr>
        <w:t>.2.</w:t>
      </w:r>
      <w:r w:rsidRPr="268E9F84" w:rsidR="00FA155C">
        <w:rPr>
          <w:rFonts w:ascii="Calibri" w:hAnsi="Calibri" w:cs="Calibri"/>
          <w:sz w:val="22"/>
          <w:szCs w:val="22"/>
        </w:rPr>
        <w:t xml:space="preserve"> This Agreement may be amended only by new written agreement between the Parties.</w:t>
      </w:r>
    </w:p>
    <w:p w:rsidRPr="0091137A" w:rsidR="00FA155C" w:rsidP="0091137A" w:rsidRDefault="00FA155C" w14:paraId="60A7BFE1" w14:textId="612AC852"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w:t>
      </w:r>
      <w:r w:rsidRPr="268E9F84" w:rsidR="00693E8F">
        <w:rPr>
          <w:rFonts w:ascii="Calibri" w:hAnsi="Calibri" w:cs="Calibri"/>
          <w:b w:val="1"/>
          <w:bCs w:val="1"/>
          <w:sz w:val="22"/>
          <w:szCs w:val="22"/>
        </w:rPr>
        <w:t>5</w:t>
      </w:r>
      <w:r w:rsidRPr="268E9F84" w:rsidR="00FA155C">
        <w:rPr>
          <w:rFonts w:ascii="Calibri" w:hAnsi="Calibri" w:cs="Calibri"/>
          <w:b w:val="1"/>
          <w:bCs w:val="1"/>
          <w:sz w:val="22"/>
          <w:szCs w:val="22"/>
        </w:rPr>
        <w:t xml:space="preserve">.3. </w:t>
      </w:r>
      <w:r w:rsidRPr="268E9F84" w:rsidR="00FA155C">
        <w:rPr>
          <w:rFonts w:ascii="Calibri" w:hAnsi="Calibri" w:cs="Calibri"/>
          <w:sz w:val="22"/>
          <w:szCs w:val="22"/>
        </w:rPr>
        <w:t xml:space="preserve">The Parties acknowledge that </w:t>
      </w:r>
      <w:r w:rsidRPr="268E9F84" w:rsidR="00FA155C">
        <w:rPr>
          <w:rFonts w:ascii="Calibri" w:hAnsi="Calibri" w:cs="Calibri"/>
          <w:sz w:val="22"/>
          <w:szCs w:val="22"/>
        </w:rPr>
        <w:t>in the event of</w:t>
      </w:r>
      <w:r w:rsidRPr="268E9F84" w:rsidR="00FA155C">
        <w:rPr>
          <w:rFonts w:ascii="Calibri" w:hAnsi="Calibri" w:cs="Calibri"/>
          <w:sz w:val="22"/>
          <w:szCs w:val="22"/>
        </w:rPr>
        <w:t xml:space="preserve"> any conflict between the provisions of this Agreement and other prior agreements governing the processing of data, the provisions </w:t>
      </w:r>
      <w:r w:rsidRPr="268E9F84" w:rsidR="00FA155C">
        <w:rPr>
          <w:rFonts w:ascii="Calibri" w:hAnsi="Calibri" w:cs="Calibri"/>
          <w:sz w:val="22"/>
          <w:szCs w:val="22"/>
        </w:rPr>
        <w:t>herein</w:t>
      </w:r>
      <w:r w:rsidRPr="268E9F84" w:rsidR="00FA155C">
        <w:rPr>
          <w:rFonts w:ascii="Calibri" w:hAnsi="Calibri" w:cs="Calibri"/>
          <w:sz w:val="22"/>
          <w:szCs w:val="22"/>
        </w:rPr>
        <w:t xml:space="preserve"> shall prevail.</w:t>
      </w:r>
    </w:p>
    <w:p w:rsidRPr="0091137A" w:rsidR="00FA155C" w:rsidP="0091137A" w:rsidRDefault="00FA155C" w14:paraId="1E78F88E" w14:textId="4153DEE0"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w:t>
      </w:r>
      <w:r w:rsidRPr="268E9F84" w:rsidR="00693E8F">
        <w:rPr>
          <w:rFonts w:ascii="Calibri" w:hAnsi="Calibri" w:cs="Calibri"/>
          <w:b w:val="1"/>
          <w:bCs w:val="1"/>
          <w:sz w:val="22"/>
          <w:szCs w:val="22"/>
        </w:rPr>
        <w:t>5</w:t>
      </w:r>
      <w:r w:rsidRPr="268E9F84" w:rsidR="00FA155C">
        <w:rPr>
          <w:rFonts w:ascii="Calibri" w:hAnsi="Calibri" w:cs="Calibri"/>
          <w:b w:val="1"/>
          <w:bCs w:val="1"/>
          <w:sz w:val="22"/>
          <w:szCs w:val="22"/>
        </w:rPr>
        <w:t>.4.</w:t>
      </w:r>
      <w:r w:rsidRPr="268E9F84" w:rsidR="00FA155C">
        <w:rPr>
          <w:rFonts w:ascii="Calibri" w:hAnsi="Calibri" w:cs="Calibri"/>
          <w:sz w:val="22"/>
          <w:szCs w:val="22"/>
        </w:rPr>
        <w:t xml:space="preserve"> </w:t>
      </w:r>
      <w:r w:rsidRPr="268E9F84" w:rsidR="00FA155C">
        <w:rPr>
          <w:rFonts w:ascii="Calibri" w:hAnsi="Calibri" w:cs="Calibri"/>
          <w:sz w:val="22"/>
          <w:szCs w:val="22"/>
        </w:rPr>
        <w:t>In the event of</w:t>
      </w:r>
      <w:r w:rsidRPr="268E9F84" w:rsidR="00FA155C">
        <w:rPr>
          <w:rFonts w:ascii="Calibri" w:hAnsi="Calibri" w:cs="Calibri"/>
          <w:sz w:val="22"/>
          <w:szCs w:val="22"/>
        </w:rPr>
        <w:t xml:space="preserve"> any inconsistency between the terms of this Agreement and the Appendices, the provisions of this Agreement shall prevail.</w:t>
      </w:r>
    </w:p>
    <w:p w:rsidRPr="0091137A" w:rsidR="00FA155C" w:rsidP="268E9F84" w:rsidRDefault="00FA155C" w14:paraId="21E41397" w14:textId="77777777" w14:noSpellErr="1">
      <w:pPr>
        <w:spacing w:after="0" w:line="360" w:lineRule="auto"/>
        <w:jc w:val="both"/>
        <w:rPr>
          <w:rFonts w:ascii="Calibri" w:hAnsi="Calibri" w:cs="Calibri"/>
          <w:sz w:val="22"/>
          <w:szCs w:val="22"/>
        </w:rPr>
      </w:pPr>
    </w:p>
    <w:p w:rsidRPr="0091137A" w:rsidR="00FA155C" w:rsidP="0091137A" w:rsidRDefault="00FA155C" w14:paraId="45D03D94" w14:textId="499A13E9"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1</w:t>
      </w:r>
      <w:r w:rsidRPr="268E9F84" w:rsidR="00693E8F">
        <w:rPr>
          <w:rFonts w:ascii="Calibri" w:hAnsi="Calibri" w:cs="Calibri"/>
          <w:b w:val="1"/>
          <w:bCs w:val="1"/>
          <w:sz w:val="22"/>
          <w:szCs w:val="22"/>
        </w:rPr>
        <w:t>6</w:t>
      </w:r>
      <w:r w:rsidRPr="268E9F84" w:rsidR="00FA155C">
        <w:rPr>
          <w:rFonts w:ascii="Calibri" w:hAnsi="Calibri" w:cs="Calibri"/>
          <w:b w:val="1"/>
          <w:bCs w:val="1"/>
          <w:sz w:val="22"/>
          <w:szCs w:val="22"/>
        </w:rPr>
        <w:t>. DISPUTE RESOLUTION.</w:t>
      </w:r>
    </w:p>
    <w:p w:rsidRPr="0091137A" w:rsidR="00FA155C" w:rsidP="0091137A" w:rsidRDefault="00FA155C" w14:paraId="60D739AB" w14:textId="77777777" w14:noSpellErr="1">
      <w:pPr>
        <w:spacing w:after="0" w:line="360" w:lineRule="auto"/>
        <w:jc w:val="both"/>
        <w:rPr>
          <w:rFonts w:ascii="Calibri" w:hAnsi="Calibri" w:cs="Calibri"/>
          <w:sz w:val="22"/>
          <w:szCs w:val="22"/>
        </w:rPr>
      </w:pPr>
      <w:r w:rsidRPr="268E9F84" w:rsidR="00FA155C">
        <w:rPr>
          <w:rFonts w:ascii="Calibri" w:hAnsi="Calibri" w:cs="Calibri"/>
          <w:sz w:val="22"/>
          <w:szCs w:val="22"/>
        </w:rPr>
        <w:t xml:space="preserve">The Parties shall endeavour in good faith to resolve amicably any dispute and/or difference arising out of the Agreement and/or the Appendices thereto, which form an undivided and integral part thereof. </w:t>
      </w:r>
      <w:r w:rsidRPr="268E9F84" w:rsidR="00FA155C">
        <w:rPr>
          <w:rFonts w:ascii="Calibri" w:hAnsi="Calibri" w:cs="Calibri"/>
          <w:sz w:val="22"/>
          <w:szCs w:val="22"/>
        </w:rPr>
        <w:t>In the event of</w:t>
      </w:r>
      <w:r w:rsidRPr="268E9F84" w:rsidR="00FA155C">
        <w:rPr>
          <w:rFonts w:ascii="Calibri" w:hAnsi="Calibri" w:cs="Calibri"/>
          <w:sz w:val="22"/>
          <w:szCs w:val="22"/>
        </w:rPr>
        <w:t xml:space="preserve"> failure to resolve any dispute / difference amicably, the courts of the country in which the Data Provider is </w:t>
      </w:r>
      <w:r w:rsidRPr="268E9F84" w:rsidR="00FA155C">
        <w:rPr>
          <w:rFonts w:ascii="Calibri" w:hAnsi="Calibri" w:cs="Calibri"/>
          <w:sz w:val="22"/>
          <w:szCs w:val="22"/>
        </w:rPr>
        <w:t>located</w:t>
      </w:r>
      <w:r w:rsidRPr="268E9F84" w:rsidR="00FA155C">
        <w:rPr>
          <w:rFonts w:ascii="Calibri" w:hAnsi="Calibri" w:cs="Calibri"/>
          <w:sz w:val="22"/>
          <w:szCs w:val="22"/>
        </w:rPr>
        <w:t xml:space="preserve"> shall be exclusively responsible for its resolution.</w:t>
      </w:r>
    </w:p>
    <w:p w:rsidRPr="0091137A" w:rsidR="00FA155C" w:rsidP="0091137A" w:rsidRDefault="00FA155C" w14:paraId="3BCC4C55" w14:textId="77777777" w14:noSpellErr="1">
      <w:pPr>
        <w:spacing w:after="0" w:line="360" w:lineRule="auto"/>
        <w:jc w:val="both"/>
        <w:rPr>
          <w:rFonts w:ascii="Calibri" w:hAnsi="Calibri" w:cs="Calibri"/>
          <w:sz w:val="22"/>
          <w:szCs w:val="22"/>
        </w:rPr>
      </w:pPr>
    </w:p>
    <w:p w:rsidRPr="0091137A" w:rsidR="00FA155C" w:rsidP="0091137A" w:rsidRDefault="00FA155C" w14:paraId="27993258" w14:textId="36FAB7FF"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1</w:t>
      </w:r>
      <w:r w:rsidRPr="268E9F84" w:rsidR="00693E8F">
        <w:rPr>
          <w:rFonts w:ascii="Calibri" w:hAnsi="Calibri" w:cs="Calibri"/>
          <w:b w:val="1"/>
          <w:bCs w:val="1"/>
          <w:sz w:val="22"/>
          <w:szCs w:val="22"/>
        </w:rPr>
        <w:t>7</w:t>
      </w:r>
      <w:r w:rsidRPr="268E9F84" w:rsidR="00FA155C">
        <w:rPr>
          <w:rFonts w:ascii="Calibri" w:hAnsi="Calibri" w:cs="Calibri"/>
          <w:b w:val="1"/>
          <w:bCs w:val="1"/>
          <w:sz w:val="22"/>
          <w:szCs w:val="22"/>
        </w:rPr>
        <w:t xml:space="preserve">. GOVERNING LAW AND </w:t>
      </w:r>
      <w:r w:rsidRPr="268E9F84" w:rsidR="00FA155C">
        <w:rPr>
          <w:rFonts w:ascii="Calibri" w:hAnsi="Calibri" w:cs="Calibri"/>
          <w:b w:val="1"/>
          <w:bCs w:val="1"/>
          <w:sz w:val="22"/>
          <w:szCs w:val="22"/>
        </w:rPr>
        <w:t>JURISDICTION</w:t>
      </w:r>
      <w:r w:rsidRPr="268E9F84" w:rsidR="00FA155C">
        <w:rPr>
          <w:rFonts w:ascii="Calibri" w:hAnsi="Calibri" w:cs="Calibri"/>
          <w:b w:val="1"/>
          <w:bCs w:val="1"/>
          <w:sz w:val="22"/>
          <w:szCs w:val="22"/>
        </w:rPr>
        <w:t>.</w:t>
      </w:r>
    </w:p>
    <w:p w:rsidRPr="0091137A" w:rsidR="00FA155C" w:rsidP="0091137A" w:rsidRDefault="00693E8F" w14:paraId="3B2D2F2A" w14:textId="4B71901F" w14:noSpellErr="1">
      <w:pPr>
        <w:spacing w:after="0" w:line="360" w:lineRule="auto"/>
        <w:jc w:val="both"/>
        <w:rPr>
          <w:rFonts w:ascii="Calibri" w:hAnsi="Calibri" w:cs="Calibri"/>
          <w:sz w:val="22"/>
          <w:szCs w:val="22"/>
        </w:rPr>
      </w:pPr>
      <w:r w:rsidRPr="268E9F84" w:rsidR="00693E8F">
        <w:rPr>
          <w:rFonts w:ascii="Calibri" w:hAnsi="Calibri" w:cs="Calibri"/>
          <w:b w:val="1"/>
          <w:bCs w:val="1"/>
          <w:sz w:val="22"/>
          <w:szCs w:val="22"/>
        </w:rPr>
        <w:t>1</w:t>
      </w:r>
      <w:r w:rsidRPr="268E9F84" w:rsidR="00693E8F">
        <w:rPr>
          <w:rFonts w:ascii="Calibri" w:hAnsi="Calibri" w:cs="Calibri"/>
          <w:b w:val="1"/>
          <w:bCs w:val="1"/>
          <w:sz w:val="22"/>
          <w:szCs w:val="22"/>
        </w:rPr>
        <w:t>7</w:t>
      </w:r>
      <w:r w:rsidRPr="268E9F84" w:rsidR="00FA155C">
        <w:rPr>
          <w:rFonts w:ascii="Calibri" w:hAnsi="Calibri" w:cs="Calibri"/>
          <w:b w:val="1"/>
          <w:bCs w:val="1"/>
          <w:sz w:val="22"/>
          <w:szCs w:val="22"/>
        </w:rPr>
        <w:t>.1.</w:t>
      </w:r>
      <w:r w:rsidRPr="268E9F84" w:rsidR="00FA155C">
        <w:rPr>
          <w:rFonts w:ascii="Calibri" w:hAnsi="Calibri" w:cs="Calibri"/>
          <w:sz w:val="22"/>
          <w:szCs w:val="22"/>
        </w:rPr>
        <w:t xml:space="preserve"> This Agreement and any non-contractual obligations arising out of or in connection with it shall be governed by and interpreted </w:t>
      </w:r>
      <w:r w:rsidRPr="268E9F84" w:rsidR="00FA155C">
        <w:rPr>
          <w:rFonts w:ascii="Calibri" w:hAnsi="Calibri" w:cs="Calibri"/>
          <w:sz w:val="22"/>
          <w:szCs w:val="22"/>
        </w:rPr>
        <w:t>in accordance with</w:t>
      </w:r>
      <w:r w:rsidRPr="268E9F84" w:rsidR="00FA155C">
        <w:rPr>
          <w:rFonts w:ascii="Calibri" w:hAnsi="Calibri" w:cs="Calibri"/>
          <w:sz w:val="22"/>
          <w:szCs w:val="22"/>
        </w:rPr>
        <w:t xml:space="preserve"> the laws of the country in which the Data Provider is </w:t>
      </w:r>
      <w:r w:rsidRPr="268E9F84" w:rsidR="00FA155C">
        <w:rPr>
          <w:rFonts w:ascii="Calibri" w:hAnsi="Calibri" w:cs="Calibri"/>
          <w:sz w:val="22"/>
          <w:szCs w:val="22"/>
        </w:rPr>
        <w:t>located</w:t>
      </w:r>
      <w:r w:rsidRPr="268E9F84" w:rsidR="00FA155C">
        <w:rPr>
          <w:rFonts w:ascii="Calibri" w:hAnsi="Calibri" w:cs="Calibri"/>
          <w:sz w:val="22"/>
          <w:szCs w:val="22"/>
        </w:rPr>
        <w:t>.</w:t>
      </w:r>
    </w:p>
    <w:p w:rsidRPr="0091137A" w:rsidR="00FA155C" w:rsidP="0091137A" w:rsidRDefault="00FA155C" w14:paraId="4F7725E3" w14:textId="5EB2D0F9" w14:noSpellErr="1">
      <w:pPr>
        <w:spacing w:after="0" w:line="360" w:lineRule="auto"/>
        <w:jc w:val="both"/>
        <w:rPr>
          <w:rFonts w:ascii="Calibri" w:hAnsi="Calibri" w:cs="Calibri"/>
          <w:sz w:val="22"/>
          <w:szCs w:val="22"/>
        </w:rPr>
      </w:pPr>
      <w:r w:rsidRPr="268E9F84" w:rsidR="00FA155C">
        <w:rPr>
          <w:rFonts w:ascii="Calibri" w:hAnsi="Calibri" w:cs="Calibri"/>
          <w:b w:val="1"/>
          <w:bCs w:val="1"/>
          <w:sz w:val="22"/>
          <w:szCs w:val="22"/>
        </w:rPr>
        <w:t>1</w:t>
      </w:r>
      <w:r w:rsidRPr="268E9F84" w:rsidR="00693E8F">
        <w:rPr>
          <w:rFonts w:ascii="Calibri" w:hAnsi="Calibri" w:cs="Calibri"/>
          <w:b w:val="1"/>
          <w:bCs w:val="1"/>
          <w:sz w:val="22"/>
          <w:szCs w:val="22"/>
        </w:rPr>
        <w:t>7</w:t>
      </w:r>
      <w:r w:rsidRPr="268E9F84" w:rsidR="00FA155C">
        <w:rPr>
          <w:rFonts w:ascii="Calibri" w:hAnsi="Calibri" w:cs="Calibri"/>
          <w:b w:val="1"/>
          <w:bCs w:val="1"/>
          <w:sz w:val="22"/>
          <w:szCs w:val="22"/>
        </w:rPr>
        <w:t>.2.</w:t>
      </w:r>
      <w:r w:rsidRPr="268E9F84" w:rsidR="00FA155C">
        <w:rPr>
          <w:rFonts w:ascii="Calibri" w:hAnsi="Calibri" w:cs="Calibri"/>
          <w:sz w:val="22"/>
          <w:szCs w:val="22"/>
        </w:rPr>
        <w:t xml:space="preserve"> Each Party irrevocably </w:t>
      </w:r>
      <w:r w:rsidRPr="268E9F84" w:rsidR="00FA155C">
        <w:rPr>
          <w:rFonts w:ascii="Calibri" w:hAnsi="Calibri" w:cs="Calibri"/>
          <w:sz w:val="22"/>
          <w:szCs w:val="22"/>
        </w:rPr>
        <w:t>submits</w:t>
      </w:r>
      <w:r w:rsidRPr="268E9F84" w:rsidR="00FA155C">
        <w:rPr>
          <w:rFonts w:ascii="Calibri" w:hAnsi="Calibri" w:cs="Calibri"/>
          <w:sz w:val="22"/>
          <w:szCs w:val="22"/>
        </w:rPr>
        <w:t xml:space="preserve"> to the exclusive </w:t>
      </w:r>
      <w:r w:rsidRPr="268E9F84" w:rsidR="00FA155C">
        <w:rPr>
          <w:rFonts w:ascii="Calibri" w:hAnsi="Calibri" w:cs="Calibri"/>
          <w:sz w:val="22"/>
          <w:szCs w:val="22"/>
        </w:rPr>
        <w:t>jurisdiction</w:t>
      </w:r>
      <w:r w:rsidRPr="268E9F84" w:rsidR="00FA155C">
        <w:rPr>
          <w:rFonts w:ascii="Calibri" w:hAnsi="Calibri" w:cs="Calibri"/>
          <w:sz w:val="22"/>
          <w:szCs w:val="22"/>
        </w:rPr>
        <w:t xml:space="preserve"> of the courts of the country in which the Data Provider is </w:t>
      </w:r>
      <w:r w:rsidRPr="268E9F84" w:rsidR="00FA155C">
        <w:rPr>
          <w:rFonts w:ascii="Calibri" w:hAnsi="Calibri" w:cs="Calibri"/>
          <w:sz w:val="22"/>
          <w:szCs w:val="22"/>
        </w:rPr>
        <w:t>located</w:t>
      </w:r>
      <w:r w:rsidRPr="268E9F84" w:rsidR="00FA155C">
        <w:rPr>
          <w:rFonts w:ascii="Calibri" w:hAnsi="Calibri" w:cs="Calibri"/>
          <w:sz w:val="22"/>
          <w:szCs w:val="22"/>
        </w:rPr>
        <w:t xml:space="preserve"> over any claim or matter arising under, or in connection with, this Agreement.</w:t>
      </w:r>
    </w:p>
    <w:p w:rsidRPr="0091137A" w:rsidR="00FA155C" w:rsidP="268E9F84" w:rsidRDefault="00FA155C" w14:paraId="28F5682F" w14:textId="77777777" w14:noSpellErr="1">
      <w:pPr>
        <w:spacing w:after="0" w:line="360" w:lineRule="auto"/>
        <w:jc w:val="both"/>
        <w:rPr>
          <w:rFonts w:ascii="Calibri" w:hAnsi="Calibri" w:cs="Calibri"/>
          <w:sz w:val="22"/>
          <w:szCs w:val="22"/>
        </w:rPr>
      </w:pPr>
    </w:p>
    <w:p w:rsidRPr="0091137A" w:rsidR="00FA155C" w:rsidP="0091137A" w:rsidRDefault="00FA155C" w14:paraId="69AA8A12" w14:textId="0D07C6E3"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1</w:t>
      </w:r>
      <w:r w:rsidRPr="268E9F84" w:rsidR="00693E8F">
        <w:rPr>
          <w:rFonts w:ascii="Calibri" w:hAnsi="Calibri" w:cs="Calibri"/>
          <w:b w:val="1"/>
          <w:bCs w:val="1"/>
          <w:sz w:val="22"/>
          <w:szCs w:val="22"/>
        </w:rPr>
        <w:t>8</w:t>
      </w:r>
      <w:r w:rsidRPr="268E9F84" w:rsidR="00FA155C">
        <w:rPr>
          <w:rFonts w:ascii="Calibri" w:hAnsi="Calibri" w:cs="Calibri"/>
          <w:b w:val="1"/>
          <w:bCs w:val="1"/>
          <w:sz w:val="22"/>
          <w:szCs w:val="22"/>
        </w:rPr>
        <w:t xml:space="preserve">. </w:t>
      </w:r>
      <w:r w:rsidRPr="268E9F84" w:rsidR="00B42ACC">
        <w:rPr>
          <w:rFonts w:ascii="Calibri" w:hAnsi="Calibri" w:cs="Calibri"/>
          <w:b w:val="1"/>
          <w:bCs w:val="1"/>
          <w:sz w:val="22"/>
          <w:szCs w:val="22"/>
        </w:rPr>
        <w:t>SIGNATURES.</w:t>
      </w:r>
    </w:p>
    <w:p w:rsidRPr="0091137A" w:rsidR="00FA155C" w:rsidP="1D83E2F6" w:rsidRDefault="00FA155C" w14:paraId="152EBB72" w14:textId="1008537B">
      <w:pPr>
        <w:pStyle w:val="Normal"/>
        <w:spacing w:after="0" w:line="360" w:lineRule="auto"/>
        <w:jc w:val="both"/>
        <w:rPr>
          <w:rFonts w:ascii="Calibri" w:hAnsi="Calibri" w:cs="Calibri"/>
          <w:sz w:val="22"/>
          <w:szCs w:val="22"/>
          <w:highlight w:val="yellow"/>
        </w:rPr>
      </w:pPr>
      <w:r w:rsidRPr="1D83E2F6" w:rsidR="00FA155C">
        <w:rPr>
          <w:rFonts w:ascii="Calibri" w:hAnsi="Calibri" w:cs="Calibri"/>
          <w:sz w:val="22"/>
          <w:szCs w:val="22"/>
        </w:rPr>
        <w:t xml:space="preserve">IN WITNESS WHEREOF, this Agreement has been entered into on the date </w:t>
      </w:r>
      <w:r w:rsidRPr="1D83E2F6" w:rsidR="00FA155C">
        <w:rPr>
          <w:rFonts w:ascii="Calibri" w:hAnsi="Calibri" w:cs="Calibri"/>
          <w:sz w:val="22"/>
          <w:szCs w:val="22"/>
        </w:rPr>
        <w:t>stated</w:t>
      </w:r>
      <w:r w:rsidRPr="1D83E2F6" w:rsidR="00FA155C">
        <w:rPr>
          <w:rFonts w:ascii="Calibri" w:hAnsi="Calibri" w:cs="Calibri"/>
          <w:sz w:val="22"/>
          <w:szCs w:val="22"/>
        </w:rPr>
        <w:t xml:space="preserve"> at the beginning of it and should remain in force </w:t>
      </w:r>
      <w:r w:rsidRPr="1D83E2F6" w:rsidR="00FA155C">
        <w:rPr>
          <w:rFonts w:ascii="Calibri" w:hAnsi="Calibri" w:cs="Calibri"/>
          <w:sz w:val="22"/>
          <w:szCs w:val="22"/>
        </w:rPr>
        <w:t xml:space="preserve">for </w:t>
      </w:r>
      <w:r w:rsidRPr="1D83E2F6" w:rsidR="5578DC61">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GB"/>
        </w:rPr>
        <w:t>[NUMBER OF MONTHS]</w:t>
      </w:r>
      <w:r w:rsidRPr="1D83E2F6" w:rsidR="00FA155C">
        <w:rPr>
          <w:rFonts w:ascii="Calibri" w:hAnsi="Calibri" w:cs="Calibri"/>
          <w:sz w:val="22"/>
          <w:szCs w:val="22"/>
        </w:rPr>
        <w:t xml:space="preserve"> months</w:t>
      </w:r>
      <w:r w:rsidRPr="1D83E2F6" w:rsidR="00FA155C">
        <w:rPr>
          <w:rFonts w:ascii="Calibri" w:hAnsi="Calibri" w:cs="Calibri"/>
          <w:sz w:val="22"/>
          <w:szCs w:val="22"/>
        </w:rPr>
        <w:t xml:space="preserve"> from the Effective Date, unless earlier </w:t>
      </w:r>
      <w:r w:rsidRPr="1D83E2F6" w:rsidR="00FA155C">
        <w:rPr>
          <w:rFonts w:ascii="Calibri" w:hAnsi="Calibri" w:cs="Calibri"/>
          <w:sz w:val="22"/>
          <w:szCs w:val="22"/>
        </w:rPr>
        <w:t>terminated</w:t>
      </w:r>
      <w:r w:rsidRPr="1D83E2F6" w:rsidR="00FA155C">
        <w:rPr>
          <w:rFonts w:ascii="Calibri" w:hAnsi="Calibri" w:cs="Calibri"/>
          <w:sz w:val="22"/>
          <w:szCs w:val="22"/>
        </w:rPr>
        <w:t xml:space="preserve"> </w:t>
      </w:r>
      <w:r w:rsidRPr="1D83E2F6" w:rsidR="00FA155C">
        <w:rPr>
          <w:rFonts w:ascii="Calibri" w:hAnsi="Calibri" w:cs="Calibri"/>
          <w:sz w:val="22"/>
          <w:szCs w:val="22"/>
        </w:rPr>
        <w:t>in accordance with</w:t>
      </w:r>
      <w:r w:rsidRPr="1D83E2F6" w:rsidR="00FA155C">
        <w:rPr>
          <w:rFonts w:ascii="Calibri" w:hAnsi="Calibri" w:cs="Calibri"/>
          <w:sz w:val="22"/>
          <w:szCs w:val="22"/>
        </w:rPr>
        <w:t xml:space="preserve"> this Agreement.</w:t>
      </w:r>
    </w:p>
    <w:p w:rsidR="1D83E2F6" w:rsidP="1D83E2F6" w:rsidRDefault="1D83E2F6" w14:paraId="5CBAD1BF" w14:textId="249077DE">
      <w:pPr>
        <w:pStyle w:val="Normal"/>
        <w:spacing w:after="0" w:line="360" w:lineRule="auto"/>
        <w:jc w:val="both"/>
        <w:rPr>
          <w:rFonts w:ascii="Calibri" w:hAnsi="Calibri" w:cs="Calibri"/>
          <w:sz w:val="22"/>
          <w:szCs w:val="22"/>
        </w:rPr>
      </w:pPr>
    </w:p>
    <w:p w:rsidRPr="0091137A" w:rsidR="00FA155C" w:rsidP="268E9F84" w:rsidRDefault="00FA155C" w14:paraId="3CD9BDE2" w14:textId="77777777" w14:noSpellErr="1">
      <w:pPr>
        <w:spacing w:after="0" w:line="360" w:lineRule="auto"/>
        <w:jc w:val="both"/>
        <w:rPr>
          <w:rFonts w:ascii="Calibri" w:hAnsi="Calibri" w:cs="Calibri"/>
          <w:sz w:val="22"/>
          <w:szCs w:val="22"/>
        </w:rPr>
      </w:pPr>
    </w:p>
    <w:p w:rsidRPr="0091137A" w:rsidR="00FA155C" w:rsidP="268E9F84" w:rsidRDefault="00FA155C" w14:paraId="08566D28" w14:textId="77777777" w14:noSpellErr="1">
      <w:pPr>
        <w:spacing w:after="0" w:line="360" w:lineRule="auto"/>
        <w:jc w:val="both"/>
        <w:rPr>
          <w:rFonts w:ascii="Calibri" w:hAnsi="Calibri" w:cs="Calibri"/>
          <w:sz w:val="22"/>
          <w:szCs w:val="22"/>
        </w:rPr>
      </w:pPr>
    </w:p>
    <w:tbl>
      <w:tblPr>
        <w:tblW w:w="0"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4635"/>
        <w:gridCol w:w="3960"/>
      </w:tblGrid>
      <w:tr w:rsidRPr="00D551F9" w:rsidR="00944CFB" w:rsidTr="268E9F84" w14:paraId="3EB3F387" w14:textId="77777777">
        <w:trPr>
          <w:trHeight w:val="300"/>
        </w:trPr>
        <w:tc>
          <w:tcPr>
            <w:tcW w:w="4635" w:type="dxa"/>
            <w:tcBorders>
              <w:top w:val="nil"/>
              <w:left w:val="nil"/>
              <w:bottom w:val="nil"/>
              <w:right w:val="nil"/>
            </w:tcBorders>
            <w:tcMar/>
            <w:hideMark/>
          </w:tcPr>
          <w:p w:rsidRPr="0091137A" w:rsidR="00944CFB" w:rsidP="268E9F84" w:rsidRDefault="00944CFB" w14:paraId="5EEDFCFB"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SIGNED by</w:t>
            </w:r>
            <w:r w:rsidRPr="268E9F84" w:rsidR="00944CFB">
              <w:rPr>
                <w:rStyle w:val="eop"/>
                <w:rFonts w:ascii="Calibri" w:hAnsi="Calibri" w:eastAsia="等线 Light" w:cs="Calibri" w:eastAsiaTheme="majorEastAsia"/>
                <w:sz w:val="22"/>
                <w:szCs w:val="22"/>
              </w:rPr>
              <w:t> </w:t>
            </w:r>
          </w:p>
          <w:p w:rsidRPr="0091137A" w:rsidR="00944CFB" w:rsidP="268E9F84" w:rsidRDefault="00944CFB" w14:paraId="6B0F00C6" w14:textId="77777777">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 xml:space="preserve">Duly </w:t>
            </w:r>
            <w:r w:rsidRPr="268E9F84" w:rsidR="00944CFB">
              <w:rPr>
                <w:rStyle w:val="normaltextrun"/>
                <w:rFonts w:ascii="Calibri" w:hAnsi="Calibri" w:eastAsia="等线 Light" w:cs="Calibri" w:eastAsiaTheme="majorEastAsia"/>
                <w:sz w:val="22"/>
                <w:szCs w:val="22"/>
                <w:lang w:val="en-US"/>
              </w:rPr>
              <w:t>authorised</w:t>
            </w:r>
            <w:r w:rsidRPr="268E9F84" w:rsidR="00944CFB">
              <w:rPr>
                <w:rStyle w:val="normaltextrun"/>
                <w:rFonts w:ascii="Calibri" w:hAnsi="Calibri" w:eastAsia="等线 Light" w:cs="Calibri" w:eastAsiaTheme="majorEastAsia"/>
                <w:sz w:val="22"/>
                <w:szCs w:val="22"/>
                <w:lang w:val="en-US"/>
              </w:rPr>
              <w:t xml:space="preserve"> for and on behalf of</w:t>
            </w:r>
            <w:r w:rsidRPr="268E9F84" w:rsidR="00944CFB">
              <w:rPr>
                <w:rStyle w:val="normaltextrun"/>
                <w:rFonts w:ascii="Calibri" w:hAnsi="Calibri" w:eastAsia="等线 Light" w:cs="Calibri" w:eastAsiaTheme="majorEastAsia"/>
                <w:b w:val="1"/>
                <w:bCs w:val="1"/>
                <w:sz w:val="22"/>
                <w:szCs w:val="22"/>
                <w:lang w:val="en-US"/>
              </w:rPr>
              <w:t xml:space="preserve"> {Data Provider’s Name}</w:t>
            </w:r>
            <w:r w:rsidRPr="268E9F84" w:rsidR="00944CFB">
              <w:rPr>
                <w:rStyle w:val="eop"/>
                <w:rFonts w:ascii="Calibri" w:hAnsi="Calibri" w:eastAsia="等线 Light" w:cs="Calibri" w:eastAsiaTheme="majorEastAsia"/>
                <w:sz w:val="22"/>
                <w:szCs w:val="22"/>
              </w:rPr>
              <w:t> </w:t>
            </w:r>
          </w:p>
        </w:tc>
        <w:tc>
          <w:tcPr>
            <w:tcW w:w="3960" w:type="dxa"/>
            <w:tcBorders>
              <w:top w:val="nil"/>
              <w:left w:val="nil"/>
              <w:bottom w:val="nil"/>
              <w:right w:val="nil"/>
            </w:tcBorders>
            <w:tcMar/>
            <w:hideMark/>
          </w:tcPr>
          <w:p w:rsidRPr="0091137A" w:rsidR="00944CFB" w:rsidP="268E9F84" w:rsidRDefault="00944CFB" w14:paraId="399D92BB"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p w:rsidRPr="0091137A" w:rsidR="00944CFB" w:rsidP="268E9F84" w:rsidRDefault="00944CFB" w14:paraId="6D12F1DD"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w:t>
            </w:r>
            <w:r w:rsidRPr="268E9F84" w:rsidR="00944CFB">
              <w:rPr>
                <w:rStyle w:val="eop"/>
                <w:rFonts w:ascii="Calibri" w:hAnsi="Calibri" w:eastAsia="等线 Light" w:cs="Calibri" w:eastAsiaTheme="majorEastAsia"/>
                <w:sz w:val="22"/>
                <w:szCs w:val="22"/>
              </w:rPr>
              <w:t> </w:t>
            </w:r>
          </w:p>
          <w:p w:rsidRPr="0091137A" w:rsidR="00944CFB" w:rsidP="268E9F84" w:rsidRDefault="00944CFB" w14:paraId="0AD594A3"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Signature</w:t>
            </w:r>
            <w:r w:rsidRPr="268E9F84" w:rsidR="00944CFB">
              <w:rPr>
                <w:rStyle w:val="eop"/>
                <w:rFonts w:ascii="Calibri" w:hAnsi="Calibri" w:eastAsia="等线 Light" w:cs="Calibri" w:eastAsiaTheme="majorEastAsia"/>
                <w:sz w:val="22"/>
                <w:szCs w:val="22"/>
              </w:rPr>
              <w:t> </w:t>
            </w:r>
          </w:p>
        </w:tc>
      </w:tr>
      <w:tr w:rsidRPr="00D551F9" w:rsidR="00944CFB" w:rsidTr="268E9F84" w14:paraId="663E686B" w14:textId="77777777">
        <w:trPr>
          <w:trHeight w:val="300"/>
        </w:trPr>
        <w:tc>
          <w:tcPr>
            <w:tcW w:w="4635" w:type="dxa"/>
            <w:tcBorders>
              <w:top w:val="nil"/>
              <w:left w:val="nil"/>
              <w:bottom w:val="nil"/>
              <w:right w:val="nil"/>
            </w:tcBorders>
            <w:tcMar/>
            <w:hideMark/>
          </w:tcPr>
          <w:p w:rsidRPr="0091137A" w:rsidR="00944CFB" w:rsidP="268E9F84" w:rsidRDefault="00944CFB" w14:paraId="1892525E"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tc>
        <w:tc>
          <w:tcPr>
            <w:tcW w:w="3960" w:type="dxa"/>
            <w:tcBorders>
              <w:top w:val="nil"/>
              <w:left w:val="nil"/>
              <w:bottom w:val="nil"/>
              <w:right w:val="nil"/>
            </w:tcBorders>
            <w:tcMar/>
            <w:hideMark/>
          </w:tcPr>
          <w:p w:rsidRPr="0091137A" w:rsidR="00944CFB" w:rsidP="268E9F84" w:rsidRDefault="00944CFB" w14:paraId="406EAF33"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p w:rsidRPr="0091137A" w:rsidR="00944CFB" w:rsidP="268E9F84" w:rsidRDefault="00944CFB" w14:paraId="71440334"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w:t>
            </w:r>
            <w:r w:rsidRPr="268E9F84" w:rsidR="00944CFB">
              <w:rPr>
                <w:rStyle w:val="eop"/>
                <w:rFonts w:ascii="Calibri" w:hAnsi="Calibri" w:eastAsia="等线 Light" w:cs="Calibri" w:eastAsiaTheme="majorEastAsia"/>
                <w:sz w:val="22"/>
                <w:szCs w:val="22"/>
              </w:rPr>
              <w:t> </w:t>
            </w:r>
          </w:p>
          <w:p w:rsidRPr="0091137A" w:rsidR="00944CFB" w:rsidP="268E9F84" w:rsidRDefault="00944CFB" w14:paraId="593BCD43"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Name</w:t>
            </w:r>
            <w:r w:rsidRPr="268E9F84" w:rsidR="00944CFB">
              <w:rPr>
                <w:rStyle w:val="eop"/>
                <w:rFonts w:ascii="Calibri" w:hAnsi="Calibri" w:eastAsia="等线 Light" w:cs="Calibri" w:eastAsiaTheme="majorEastAsia"/>
                <w:sz w:val="22"/>
                <w:szCs w:val="22"/>
              </w:rPr>
              <w:t> </w:t>
            </w:r>
          </w:p>
        </w:tc>
      </w:tr>
      <w:tr w:rsidRPr="00D551F9" w:rsidR="00944CFB" w:rsidTr="268E9F84" w14:paraId="4427ACDB" w14:textId="77777777">
        <w:trPr>
          <w:trHeight w:val="300"/>
        </w:trPr>
        <w:tc>
          <w:tcPr>
            <w:tcW w:w="4635" w:type="dxa"/>
            <w:tcBorders>
              <w:top w:val="nil"/>
              <w:left w:val="nil"/>
              <w:bottom w:val="nil"/>
              <w:right w:val="nil"/>
            </w:tcBorders>
            <w:tcMar/>
            <w:hideMark/>
          </w:tcPr>
          <w:p w:rsidRPr="0091137A" w:rsidR="00944CFB" w:rsidP="268E9F84" w:rsidRDefault="00944CFB" w14:paraId="0338ABFD"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tc>
        <w:tc>
          <w:tcPr>
            <w:tcW w:w="3960" w:type="dxa"/>
            <w:tcBorders>
              <w:top w:val="nil"/>
              <w:left w:val="nil"/>
              <w:bottom w:val="nil"/>
              <w:right w:val="nil"/>
            </w:tcBorders>
            <w:tcMar/>
            <w:hideMark/>
          </w:tcPr>
          <w:p w:rsidRPr="0091137A" w:rsidR="00944CFB" w:rsidP="268E9F84" w:rsidRDefault="00944CFB" w14:paraId="302AB797"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p w:rsidRPr="0091137A" w:rsidR="00944CFB" w:rsidP="268E9F84" w:rsidRDefault="00944CFB" w14:paraId="71D1FBEA"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w:t>
            </w:r>
            <w:r w:rsidRPr="268E9F84" w:rsidR="00944CFB">
              <w:rPr>
                <w:rStyle w:val="eop"/>
                <w:rFonts w:ascii="Calibri" w:hAnsi="Calibri" w:eastAsia="等线 Light" w:cs="Calibri" w:eastAsiaTheme="majorEastAsia"/>
                <w:sz w:val="22"/>
                <w:szCs w:val="22"/>
              </w:rPr>
              <w:t> </w:t>
            </w:r>
          </w:p>
          <w:p w:rsidRPr="0091137A" w:rsidR="00944CFB" w:rsidP="268E9F84" w:rsidRDefault="00944CFB" w14:paraId="1FBA2B9B"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Date</w:t>
            </w:r>
            <w:r w:rsidRPr="268E9F84" w:rsidR="00944CFB">
              <w:rPr>
                <w:rStyle w:val="eop"/>
                <w:rFonts w:ascii="Calibri" w:hAnsi="Calibri" w:eastAsia="等线 Light" w:cs="Calibri" w:eastAsiaTheme="majorEastAsia"/>
                <w:sz w:val="22"/>
                <w:szCs w:val="22"/>
              </w:rPr>
              <w:t> </w:t>
            </w:r>
          </w:p>
        </w:tc>
      </w:tr>
      <w:tr w:rsidRPr="00D551F9" w:rsidR="00944CFB" w:rsidTr="268E9F84" w14:paraId="3955DBFC" w14:textId="77777777">
        <w:trPr>
          <w:trHeight w:val="300"/>
        </w:trPr>
        <w:tc>
          <w:tcPr>
            <w:tcW w:w="4635" w:type="dxa"/>
            <w:tcBorders>
              <w:top w:val="nil"/>
              <w:left w:val="nil"/>
              <w:bottom w:val="nil"/>
              <w:right w:val="nil"/>
            </w:tcBorders>
            <w:tcMar/>
            <w:hideMark/>
          </w:tcPr>
          <w:p w:rsidRPr="0091137A" w:rsidR="00944CFB" w:rsidP="268E9F84" w:rsidRDefault="00944CFB" w14:paraId="411F1557"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p w:rsidRPr="0091137A" w:rsidR="00944CFB" w:rsidP="268E9F84" w:rsidRDefault="00944CFB" w14:paraId="608284E4"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SIGNED by</w:t>
            </w:r>
            <w:r w:rsidRPr="268E9F84" w:rsidR="00944CFB">
              <w:rPr>
                <w:rStyle w:val="eop"/>
                <w:rFonts w:ascii="Calibri" w:hAnsi="Calibri" w:eastAsia="等线 Light" w:cs="Calibri" w:eastAsiaTheme="majorEastAsia"/>
                <w:sz w:val="22"/>
                <w:szCs w:val="22"/>
              </w:rPr>
              <w:t> </w:t>
            </w:r>
          </w:p>
          <w:p w:rsidRPr="0091137A" w:rsidR="00944CFB" w:rsidP="268E9F84" w:rsidRDefault="00944CFB" w14:paraId="0A311A50" w14:textId="77777777">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 xml:space="preserve">Duly </w:t>
            </w:r>
            <w:r w:rsidRPr="268E9F84" w:rsidR="00944CFB">
              <w:rPr>
                <w:rStyle w:val="normaltextrun"/>
                <w:rFonts w:ascii="Calibri" w:hAnsi="Calibri" w:eastAsia="等线 Light" w:cs="Calibri" w:eastAsiaTheme="majorEastAsia"/>
                <w:sz w:val="22"/>
                <w:szCs w:val="22"/>
                <w:lang w:val="en-US"/>
              </w:rPr>
              <w:t>authorised</w:t>
            </w:r>
            <w:r w:rsidRPr="268E9F84" w:rsidR="00944CFB">
              <w:rPr>
                <w:rStyle w:val="normaltextrun"/>
                <w:rFonts w:ascii="Calibri" w:hAnsi="Calibri" w:eastAsia="等线 Light" w:cs="Calibri" w:eastAsiaTheme="majorEastAsia"/>
                <w:sz w:val="22"/>
                <w:szCs w:val="22"/>
                <w:lang w:val="en-US"/>
              </w:rPr>
              <w:t xml:space="preserve"> for and on behalf of </w:t>
            </w:r>
            <w:r w:rsidRPr="268E9F84" w:rsidR="00944CFB">
              <w:rPr>
                <w:rStyle w:val="normaltextrun"/>
                <w:rFonts w:ascii="Calibri" w:hAnsi="Calibri" w:eastAsia="等线 Light" w:cs="Calibri" w:eastAsiaTheme="majorEastAsia"/>
                <w:b w:val="1"/>
                <w:bCs w:val="1"/>
                <w:sz w:val="22"/>
                <w:szCs w:val="22"/>
                <w:lang w:val="en-US"/>
              </w:rPr>
              <w:t xml:space="preserve">{Data </w:t>
            </w:r>
            <w:r w:rsidRPr="268E9F84" w:rsidR="00944CFB">
              <w:rPr>
                <w:rStyle w:val="normaltextrun"/>
                <w:rFonts w:ascii="Calibri" w:hAnsi="Calibri" w:eastAsia="等线 Light" w:cs="Calibri" w:eastAsiaTheme="majorEastAsia"/>
                <w:b w:val="1"/>
                <w:bCs w:val="1"/>
                <w:sz w:val="22"/>
                <w:szCs w:val="22"/>
                <w:lang w:val="en-US"/>
              </w:rPr>
              <w:t>Consummer’s</w:t>
            </w:r>
            <w:r w:rsidRPr="268E9F84" w:rsidR="00944CFB">
              <w:rPr>
                <w:rStyle w:val="normaltextrun"/>
                <w:rFonts w:ascii="Calibri" w:hAnsi="Calibri" w:eastAsia="等线 Light" w:cs="Calibri" w:eastAsiaTheme="majorEastAsia"/>
                <w:b w:val="1"/>
                <w:bCs w:val="1"/>
                <w:sz w:val="22"/>
                <w:szCs w:val="22"/>
                <w:lang w:val="en-US"/>
              </w:rPr>
              <w:t xml:space="preserve"> Name}</w:t>
            </w:r>
            <w:r w:rsidRPr="268E9F84" w:rsidR="00944CFB">
              <w:rPr>
                <w:rStyle w:val="eop"/>
                <w:rFonts w:ascii="Calibri" w:hAnsi="Calibri" w:eastAsia="等线 Light" w:cs="Calibri" w:eastAsiaTheme="majorEastAsia"/>
                <w:sz w:val="22"/>
                <w:szCs w:val="22"/>
              </w:rPr>
              <w:t> </w:t>
            </w:r>
          </w:p>
        </w:tc>
        <w:tc>
          <w:tcPr>
            <w:tcW w:w="3960" w:type="dxa"/>
            <w:tcBorders>
              <w:top w:val="nil"/>
              <w:left w:val="nil"/>
              <w:bottom w:val="nil"/>
              <w:right w:val="nil"/>
            </w:tcBorders>
            <w:tcMar/>
            <w:hideMark/>
          </w:tcPr>
          <w:p w:rsidRPr="0091137A" w:rsidR="00944CFB" w:rsidP="268E9F84" w:rsidRDefault="00944CFB" w14:paraId="18CB2FBA"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p w:rsidRPr="0091137A" w:rsidR="00944CFB" w:rsidP="268E9F84" w:rsidRDefault="00944CFB" w14:paraId="45F2C30B"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w:t>
            </w:r>
            <w:r w:rsidRPr="268E9F84" w:rsidR="00944CFB">
              <w:rPr>
                <w:rStyle w:val="eop"/>
                <w:rFonts w:ascii="Calibri" w:hAnsi="Calibri" w:eastAsia="等线 Light" w:cs="Calibri" w:eastAsiaTheme="majorEastAsia"/>
                <w:sz w:val="22"/>
                <w:szCs w:val="22"/>
              </w:rPr>
              <w:t> </w:t>
            </w:r>
          </w:p>
          <w:p w:rsidRPr="0091137A" w:rsidR="00944CFB" w:rsidP="268E9F84" w:rsidRDefault="00944CFB" w14:paraId="0D3159FC"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Signature</w:t>
            </w:r>
            <w:r w:rsidRPr="268E9F84" w:rsidR="00944CFB">
              <w:rPr>
                <w:rStyle w:val="eop"/>
                <w:rFonts w:ascii="Calibri" w:hAnsi="Calibri" w:eastAsia="等线 Light" w:cs="Calibri" w:eastAsiaTheme="majorEastAsia"/>
                <w:sz w:val="22"/>
                <w:szCs w:val="22"/>
              </w:rPr>
              <w:t> </w:t>
            </w:r>
          </w:p>
        </w:tc>
      </w:tr>
      <w:tr w:rsidRPr="00D551F9" w:rsidR="00944CFB" w:rsidTr="268E9F84" w14:paraId="62C7E9A1" w14:textId="77777777">
        <w:trPr>
          <w:trHeight w:val="300"/>
        </w:trPr>
        <w:tc>
          <w:tcPr>
            <w:tcW w:w="4635" w:type="dxa"/>
            <w:tcBorders>
              <w:top w:val="nil"/>
              <w:left w:val="nil"/>
              <w:bottom w:val="nil"/>
              <w:right w:val="nil"/>
            </w:tcBorders>
            <w:tcMar/>
            <w:hideMark/>
          </w:tcPr>
          <w:p w:rsidRPr="0091137A" w:rsidR="00944CFB" w:rsidP="268E9F84" w:rsidRDefault="00944CFB" w14:paraId="2DE5184E"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tc>
        <w:tc>
          <w:tcPr>
            <w:tcW w:w="3960" w:type="dxa"/>
            <w:tcBorders>
              <w:top w:val="nil"/>
              <w:left w:val="nil"/>
              <w:bottom w:val="nil"/>
              <w:right w:val="nil"/>
            </w:tcBorders>
            <w:tcMar/>
            <w:hideMark/>
          </w:tcPr>
          <w:p w:rsidRPr="0091137A" w:rsidR="00944CFB" w:rsidP="268E9F84" w:rsidRDefault="00944CFB" w14:paraId="48E2464C"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p w:rsidRPr="0091137A" w:rsidR="00944CFB" w:rsidP="268E9F84" w:rsidRDefault="00944CFB" w14:paraId="2BAFA2E8"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w:t>
            </w:r>
            <w:r w:rsidRPr="268E9F84" w:rsidR="00944CFB">
              <w:rPr>
                <w:rStyle w:val="eop"/>
                <w:rFonts w:ascii="Calibri" w:hAnsi="Calibri" w:eastAsia="等线 Light" w:cs="Calibri" w:eastAsiaTheme="majorEastAsia"/>
                <w:sz w:val="22"/>
                <w:szCs w:val="22"/>
              </w:rPr>
              <w:t> </w:t>
            </w:r>
          </w:p>
          <w:p w:rsidRPr="0091137A" w:rsidR="00944CFB" w:rsidP="268E9F84" w:rsidRDefault="00944CFB" w14:paraId="0C097B32"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Name</w:t>
            </w:r>
            <w:r w:rsidRPr="268E9F84" w:rsidR="00944CFB">
              <w:rPr>
                <w:rStyle w:val="eop"/>
                <w:rFonts w:ascii="Calibri" w:hAnsi="Calibri" w:eastAsia="等线 Light" w:cs="Calibri" w:eastAsiaTheme="majorEastAsia"/>
                <w:sz w:val="22"/>
                <w:szCs w:val="22"/>
              </w:rPr>
              <w:t> </w:t>
            </w:r>
          </w:p>
        </w:tc>
      </w:tr>
      <w:tr w:rsidRPr="00D551F9" w:rsidR="00944CFB" w:rsidTr="268E9F84" w14:paraId="4ECB4ACC" w14:textId="77777777">
        <w:trPr>
          <w:trHeight w:val="300"/>
        </w:trPr>
        <w:tc>
          <w:tcPr>
            <w:tcW w:w="4635" w:type="dxa"/>
            <w:tcBorders>
              <w:top w:val="nil"/>
              <w:left w:val="nil"/>
              <w:bottom w:val="nil"/>
              <w:right w:val="nil"/>
            </w:tcBorders>
            <w:tcMar/>
            <w:hideMark/>
          </w:tcPr>
          <w:p w:rsidRPr="0091137A" w:rsidR="00944CFB" w:rsidP="268E9F84" w:rsidRDefault="00944CFB" w14:paraId="2A5AB5BC"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p w:rsidRPr="0091137A" w:rsidR="00944CFB" w:rsidP="268E9F84" w:rsidRDefault="00944CFB" w14:paraId="74FAA484"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tc>
        <w:tc>
          <w:tcPr>
            <w:tcW w:w="3960" w:type="dxa"/>
            <w:tcBorders>
              <w:top w:val="nil"/>
              <w:left w:val="nil"/>
              <w:bottom w:val="nil"/>
              <w:right w:val="nil"/>
            </w:tcBorders>
            <w:tcMar/>
            <w:hideMark/>
          </w:tcPr>
          <w:p w:rsidRPr="0091137A" w:rsidR="00944CFB" w:rsidP="268E9F84" w:rsidRDefault="00944CFB" w14:paraId="4E865722"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eop"/>
                <w:rFonts w:ascii="Calibri" w:hAnsi="Calibri" w:eastAsia="等线 Light" w:cs="Calibri" w:eastAsiaTheme="majorEastAsia"/>
                <w:sz w:val="22"/>
                <w:szCs w:val="22"/>
              </w:rPr>
              <w:t> </w:t>
            </w:r>
          </w:p>
          <w:p w:rsidRPr="0091137A" w:rsidR="00944CFB" w:rsidP="268E9F84" w:rsidRDefault="00944CFB" w14:paraId="12C9A4DF"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w:t>
            </w:r>
            <w:r w:rsidRPr="268E9F84" w:rsidR="00944CFB">
              <w:rPr>
                <w:rStyle w:val="eop"/>
                <w:rFonts w:ascii="Calibri" w:hAnsi="Calibri" w:eastAsia="等线 Light" w:cs="Calibri" w:eastAsiaTheme="majorEastAsia"/>
                <w:sz w:val="22"/>
                <w:szCs w:val="22"/>
              </w:rPr>
              <w:t> </w:t>
            </w:r>
          </w:p>
          <w:p w:rsidRPr="0091137A" w:rsidR="00944CFB" w:rsidP="268E9F84" w:rsidRDefault="00944CFB" w14:paraId="5CC6B99B" w14:textId="77777777" w14:noSpellErr="1">
            <w:pPr>
              <w:pStyle w:val="paragraph"/>
              <w:spacing w:before="0" w:beforeAutospacing="off" w:after="0" w:afterAutospacing="off" w:line="360" w:lineRule="auto"/>
              <w:jc w:val="both"/>
              <w:textAlignment w:val="baseline"/>
              <w:rPr>
                <w:rFonts w:ascii="Calibri" w:hAnsi="Calibri" w:cs="Calibri"/>
                <w:sz w:val="22"/>
                <w:szCs w:val="22"/>
              </w:rPr>
            </w:pPr>
            <w:r w:rsidRPr="268E9F84" w:rsidR="00944CFB">
              <w:rPr>
                <w:rStyle w:val="normaltextrun"/>
                <w:rFonts w:ascii="Calibri" w:hAnsi="Calibri" w:eastAsia="等线 Light" w:cs="Calibri" w:eastAsiaTheme="majorEastAsia"/>
                <w:sz w:val="22"/>
                <w:szCs w:val="22"/>
                <w:lang w:val="en-US"/>
              </w:rPr>
              <w:t>Date</w:t>
            </w:r>
            <w:r w:rsidRPr="268E9F84" w:rsidR="00944CFB">
              <w:rPr>
                <w:rStyle w:val="eop"/>
                <w:rFonts w:ascii="Calibri" w:hAnsi="Calibri" w:eastAsia="等线 Light" w:cs="Calibri" w:eastAsiaTheme="majorEastAsia"/>
                <w:sz w:val="22"/>
                <w:szCs w:val="22"/>
              </w:rPr>
              <w:t> </w:t>
            </w:r>
          </w:p>
        </w:tc>
      </w:tr>
    </w:tbl>
    <w:p w:rsidRPr="0091137A" w:rsidR="00FA155C" w:rsidP="3094C39C" w:rsidRDefault="00944CFB" w14:paraId="7271A8F4" w14:textId="5363E76F" w14:noSpellErr="1">
      <w:pPr>
        <w:spacing w:after="0" w:line="360" w:lineRule="auto"/>
        <w:jc w:val="both"/>
        <w:rPr>
          <w:rFonts w:ascii="Calibri" w:hAnsi="Calibri" w:cs="Calibri"/>
          <w:sz w:val="22"/>
          <w:szCs w:val="22"/>
        </w:rPr>
      </w:pPr>
      <w:r w:rsidRPr="268E9F84" w:rsidR="00944CFB">
        <w:rPr>
          <w:rFonts w:ascii="Calibri" w:hAnsi="Calibri" w:cs="Calibri"/>
          <w:sz w:val="22"/>
          <w:szCs w:val="22"/>
        </w:rPr>
        <w:t xml:space="preserve"> </w:t>
      </w:r>
    </w:p>
    <w:p w:rsidRPr="0091137A" w:rsidR="00FA155C" w:rsidP="0091137A" w:rsidRDefault="00FA155C" w14:paraId="0D6B9AA5" w14:textId="3AB26AD6" w14:noSpellErr="1">
      <w:pPr>
        <w:spacing w:after="0" w:line="360" w:lineRule="auto"/>
        <w:jc w:val="both"/>
        <w:rPr>
          <w:rFonts w:ascii="Calibri" w:hAnsi="Calibri" w:cs="Calibri"/>
          <w:b w:val="1"/>
          <w:bCs w:val="1"/>
          <w:sz w:val="22"/>
          <w:szCs w:val="22"/>
        </w:rPr>
      </w:pPr>
      <w:r w:rsidRPr="268E9F84" w:rsidR="00FA155C">
        <w:rPr>
          <w:rFonts w:ascii="Calibri" w:hAnsi="Calibri" w:cs="Calibri"/>
          <w:b w:val="1"/>
          <w:bCs w:val="1"/>
          <w:sz w:val="22"/>
          <w:szCs w:val="22"/>
        </w:rPr>
        <w:t>1</w:t>
      </w:r>
      <w:r w:rsidRPr="268E9F84" w:rsidR="00693E8F">
        <w:rPr>
          <w:rFonts w:ascii="Calibri" w:hAnsi="Calibri" w:cs="Calibri"/>
          <w:b w:val="1"/>
          <w:bCs w:val="1"/>
          <w:sz w:val="22"/>
          <w:szCs w:val="22"/>
        </w:rPr>
        <w:t>9</w:t>
      </w:r>
      <w:r w:rsidRPr="268E9F84" w:rsidR="00FA155C">
        <w:rPr>
          <w:rFonts w:ascii="Calibri" w:hAnsi="Calibri" w:cs="Calibri"/>
          <w:b w:val="1"/>
          <w:bCs w:val="1"/>
          <w:sz w:val="22"/>
          <w:szCs w:val="22"/>
        </w:rPr>
        <w:t>. Appendix</w:t>
      </w:r>
    </w:p>
    <w:p w:rsidRPr="0091137A" w:rsidR="00FA155C" w:rsidP="0091137A" w:rsidRDefault="00FA155C" w14:paraId="7418651C" w14:textId="77777777" w14:noSpellErr="1">
      <w:pPr>
        <w:spacing w:after="0" w:line="360" w:lineRule="auto"/>
        <w:jc w:val="both"/>
        <w:rPr>
          <w:rFonts w:ascii="Calibri" w:hAnsi="Calibri" w:cs="Calibri"/>
          <w:b w:val="1"/>
          <w:bCs w:val="1"/>
          <w:sz w:val="22"/>
          <w:szCs w:val="22"/>
        </w:rPr>
      </w:pPr>
      <w:r w:rsidRPr="0091137A">
        <w:rPr>
          <w:rFonts w:ascii="Calibri" w:hAnsi="Calibri" w:cs="Calibri"/>
          <w:b/>
          <w:bCs/>
          <w:sz w:val="22"/>
          <w:szCs w:val="22"/>
        </w:rPr>
        <w:tab/>
      </w:r>
      <w:r w:rsidRPr="0091137A" w:rsidR="00FA155C">
        <w:rPr>
          <w:rFonts w:ascii="Calibri" w:hAnsi="Calibri" w:cs="Calibri"/>
          <w:b w:val="1"/>
          <w:bCs w:val="1"/>
          <w:sz w:val="22"/>
          <w:szCs w:val="22"/>
        </w:rPr>
        <w:t>A1. Machine Readable</w:t>
      </w:r>
    </w:p>
    <w:p w:rsidRPr="0091137A" w:rsidR="00FA155C" w:rsidP="0091137A" w:rsidRDefault="00FA155C" w14:paraId="66EBD3B6" w14:textId="77777777" w14:noSpellErr="1">
      <w:pPr>
        <w:spacing w:after="0" w:line="360" w:lineRule="auto"/>
        <w:jc w:val="both"/>
        <w:rPr>
          <w:rFonts w:ascii="Calibri" w:hAnsi="Calibri" w:cs="Calibri"/>
          <w:b w:val="1"/>
          <w:bCs w:val="1"/>
          <w:sz w:val="22"/>
          <w:szCs w:val="22"/>
        </w:rPr>
      </w:pPr>
      <w:r w:rsidRPr="0091137A">
        <w:rPr>
          <w:rFonts w:ascii="Calibri" w:hAnsi="Calibri" w:cs="Calibri"/>
          <w:b/>
          <w:bCs/>
          <w:sz w:val="22"/>
          <w:szCs w:val="22"/>
        </w:rPr>
        <w:tab/>
      </w:r>
      <w:r w:rsidRPr="0091137A">
        <w:rPr>
          <w:rFonts w:ascii="Calibri" w:hAnsi="Calibri" w:cs="Calibri"/>
          <w:b/>
          <w:bCs/>
          <w:sz w:val="22"/>
          <w:szCs w:val="22"/>
        </w:rPr>
        <w:tab/>
      </w:r>
      <w:r w:rsidRPr="0091137A" w:rsidR="00FA155C">
        <w:rPr>
          <w:rFonts w:ascii="Calibri" w:hAnsi="Calibri" w:cs="Calibri"/>
          <w:b w:val="1"/>
          <w:bCs w:val="1"/>
          <w:sz w:val="22"/>
          <w:szCs w:val="22"/>
        </w:rPr>
        <w:t>1. ODRL Rules</w:t>
      </w:r>
    </w:p>
    <w:p w:rsidRPr="0091137A" w:rsidR="00FA155C" w:rsidP="268E9F84" w:rsidRDefault="00FA155C" w14:paraId="0025E6BB" w14:textId="77777777" w14:noSpellErr="1">
      <w:pPr>
        <w:spacing w:after="0" w:line="360" w:lineRule="auto"/>
        <w:jc w:val="both"/>
        <w:rPr>
          <w:rFonts w:ascii="Calibri" w:hAnsi="Calibri" w:cs="Calibri"/>
          <w:sz w:val="22"/>
          <w:szCs w:val="22"/>
        </w:rPr>
      </w:pPr>
    </w:p>
    <w:p w:rsidRPr="0091137A" w:rsidR="00FA155C" w:rsidP="268E9F84" w:rsidRDefault="00FA155C" w14:paraId="49113FD7"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1. Permission:</w:t>
      </w:r>
    </w:p>
    <w:p w:rsidRPr="0091137A" w:rsidR="00FA155C" w:rsidP="268E9F84" w:rsidRDefault="00FA155C" w14:paraId="35CB05E1"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rule: http://www.w3.org/ns/odrl/2/Permission</w:t>
      </w:r>
    </w:p>
    <w:p w:rsidRPr="0091137A" w:rsidR="00FA155C" w:rsidP="268E9F84" w:rsidRDefault="00FA155C" w14:paraId="48AD6ABF"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action:   http://www.w3.org/ns/odrl/2/anonymize</w:t>
      </w:r>
    </w:p>
    <w:p w:rsidRPr="0091137A" w:rsidR="00FA155C" w:rsidP="268E9F84" w:rsidRDefault="00FA155C" w14:paraId="3FE4EB57"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actor: https://w3id.org/dpv/dpv-owl#DataProcessor</w:t>
      </w:r>
    </w:p>
    <w:p w:rsidRPr="0091137A" w:rsidR="00FA155C" w:rsidP="268E9F84" w:rsidRDefault="00FA155C" w14:paraId="4C254D29"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target:   http://example.org/datasets/economicIndicators</w:t>
      </w:r>
    </w:p>
    <w:p w:rsidRPr="0091137A" w:rsidR="00FA155C" w:rsidP="268E9F84" w:rsidRDefault="00FA155C" w14:paraId="4E0DEE97"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purpose: 'https://w3id.org/</w:t>
      </w:r>
      <w:r w:rsidRPr="268E9F84" w:rsidR="00FA155C">
        <w:rPr>
          <w:rFonts w:ascii="Calibri" w:hAnsi="Calibri" w:cs="Calibri"/>
          <w:sz w:val="22"/>
          <w:szCs w:val="22"/>
          <w:highlight w:val="yellow"/>
        </w:rPr>
        <w:t>dpv#CommunicationManagement</w:t>
      </w:r>
      <w:r w:rsidRPr="268E9F84" w:rsidR="00FA155C">
        <w:rPr>
          <w:rFonts w:ascii="Calibri" w:hAnsi="Calibri" w:cs="Calibri"/>
          <w:sz w:val="22"/>
          <w:szCs w:val="22"/>
          <w:highlight w:val="yellow"/>
        </w:rPr>
        <w:t>'</w:t>
      </w:r>
    </w:p>
    <w:p w:rsidRPr="0091137A" w:rsidR="00FA155C" w:rsidP="268E9F84" w:rsidRDefault="00FA155C" w14:paraId="078708C0"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626764D2"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2. Obligation:</w:t>
      </w:r>
    </w:p>
    <w:p w:rsidRPr="0091137A" w:rsidR="00FA155C" w:rsidP="268E9F84" w:rsidRDefault="00FA155C" w14:paraId="3393B989"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rule: http://www.w3.org/ns/odrl/2/Obligation</w:t>
      </w:r>
    </w:p>
    <w:p w:rsidRPr="0091137A" w:rsidR="00FA155C" w:rsidP="268E9F84" w:rsidRDefault="00FA155C" w14:paraId="4541902A"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action:   http://www.w3.org/ns/odrl/2/derive</w:t>
      </w:r>
    </w:p>
    <w:p w:rsidRPr="0091137A" w:rsidR="00FA155C" w:rsidP="268E9F84" w:rsidRDefault="00FA155C" w14:paraId="7F447B76"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actor: https://w3id.org/dpv/dpv-owl#LegalEntity</w:t>
      </w:r>
    </w:p>
    <w:p w:rsidRPr="0091137A" w:rsidR="00FA155C" w:rsidP="268E9F84" w:rsidRDefault="00FA155C" w14:paraId="014166C4"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target:   http://example.org/datasets/economicIndicators</w:t>
      </w:r>
    </w:p>
    <w:p w:rsidRPr="0091137A" w:rsidR="00FA155C" w:rsidP="268E9F84" w:rsidRDefault="00FA155C" w14:paraId="45101B49"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purpose: 'https://w3id.org/</w:t>
      </w:r>
      <w:r w:rsidRPr="268E9F84" w:rsidR="00FA155C">
        <w:rPr>
          <w:rFonts w:ascii="Calibri" w:hAnsi="Calibri" w:cs="Calibri"/>
          <w:sz w:val="22"/>
          <w:szCs w:val="22"/>
          <w:highlight w:val="yellow"/>
        </w:rPr>
        <w:t>dpv#CreditChecking</w:t>
      </w:r>
      <w:r w:rsidRPr="268E9F84" w:rsidR="00FA155C">
        <w:rPr>
          <w:rFonts w:ascii="Calibri" w:hAnsi="Calibri" w:cs="Calibri"/>
          <w:sz w:val="22"/>
          <w:szCs w:val="22"/>
          <w:highlight w:val="yellow"/>
        </w:rPr>
        <w:t>'</w:t>
      </w:r>
    </w:p>
    <w:p w:rsidRPr="0091137A" w:rsidR="00FA155C" w:rsidP="268E9F84" w:rsidRDefault="00FA155C" w14:paraId="15F38E33"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3BA2EED4"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3. Duty:</w:t>
      </w:r>
    </w:p>
    <w:p w:rsidRPr="0091137A" w:rsidR="00FA155C" w:rsidP="268E9F84" w:rsidRDefault="00FA155C" w14:paraId="74B10C9C"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rule: http://www.w3.org/ns/odrl/2/Duty</w:t>
      </w:r>
    </w:p>
    <w:p w:rsidRPr="0091137A" w:rsidR="00FA155C" w:rsidP="268E9F84" w:rsidRDefault="00FA155C" w14:paraId="473DB575"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action:   http://creativecommons.org/ns#Distribution</w:t>
      </w:r>
    </w:p>
    <w:p w:rsidRPr="0091137A" w:rsidR="00FA155C" w:rsidP="268E9F84" w:rsidRDefault="00FA155C" w14:paraId="25671BDA"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actor: https://w3id.org/dpv/dpv-owl#Authority</w:t>
      </w:r>
    </w:p>
    <w:p w:rsidRPr="0091137A" w:rsidR="00FA155C" w:rsidP="268E9F84" w:rsidRDefault="00FA155C" w14:paraId="7FA44592"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target:   http://example.org/datasets/economicIndicators</w:t>
      </w:r>
    </w:p>
    <w:p w:rsidRPr="0091137A" w:rsidR="00FA155C" w:rsidP="268E9F84" w:rsidRDefault="00FA155C" w14:paraId="5C0DE7E6"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purpose: 'https://w3id.org/</w:t>
      </w:r>
      <w:r w:rsidRPr="268E9F84" w:rsidR="00FA155C">
        <w:rPr>
          <w:rFonts w:ascii="Calibri" w:hAnsi="Calibri" w:cs="Calibri"/>
          <w:sz w:val="22"/>
          <w:szCs w:val="22"/>
          <w:highlight w:val="yellow"/>
        </w:rPr>
        <w:t>dpv#Counterterrorism</w:t>
      </w:r>
      <w:r w:rsidRPr="268E9F84" w:rsidR="00FA155C">
        <w:rPr>
          <w:rFonts w:ascii="Calibri" w:hAnsi="Calibri" w:cs="Calibri"/>
          <w:sz w:val="22"/>
          <w:szCs w:val="22"/>
          <w:highlight w:val="yellow"/>
        </w:rPr>
        <w:t>'</w:t>
      </w:r>
    </w:p>
    <w:p w:rsidRPr="0091137A" w:rsidR="00FA155C" w:rsidP="0091137A" w:rsidRDefault="00FA155C" w14:paraId="1C86581F"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68EF5083" w14:textId="77777777" w14:noSpellErr="1">
      <w:pPr>
        <w:spacing w:after="0" w:line="360" w:lineRule="auto"/>
        <w:jc w:val="both"/>
        <w:rPr>
          <w:rFonts w:ascii="Calibri" w:hAnsi="Calibri" w:cs="Calibri"/>
          <w:b w:val="1"/>
          <w:bCs w:val="1"/>
          <w:sz w:val="22"/>
          <w:szCs w:val="22"/>
          <w:highlight w:val="yellow"/>
        </w:rPr>
      </w:pPr>
      <w:r w:rsidRPr="0091137A">
        <w:rPr>
          <w:rFonts w:ascii="Calibri" w:hAnsi="Calibri" w:cs="Calibri"/>
          <w:b/>
          <w:bCs/>
          <w:sz w:val="22"/>
          <w:szCs w:val="22"/>
        </w:rPr>
        <w:tab/>
      </w:r>
      <w:r w:rsidRPr="0091137A">
        <w:rPr>
          <w:rFonts w:ascii="Calibri" w:hAnsi="Calibri" w:cs="Calibri"/>
          <w:b/>
          <w:bCs/>
          <w:sz w:val="22"/>
          <w:szCs w:val="22"/>
        </w:rPr>
        <w:tab/>
      </w:r>
      <w:r w:rsidRPr="268E9F84" w:rsidR="00FA155C">
        <w:rPr>
          <w:rFonts w:ascii="Calibri" w:hAnsi="Calibri" w:cs="Calibri"/>
          <w:b w:val="1"/>
          <w:bCs w:val="1"/>
          <w:sz w:val="22"/>
          <w:szCs w:val="22"/>
          <w:highlight w:val="yellow"/>
        </w:rPr>
        <w:t>2. Data Resource Description</w:t>
      </w:r>
    </w:p>
    <w:p w:rsidRPr="0091137A" w:rsidR="00FA155C" w:rsidP="268E9F84" w:rsidRDefault="00FA155C" w14:paraId="3FF094B8"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xml:space="preserve">• Title: </w:t>
      </w:r>
      <w:r w:rsidRPr="268E9F84" w:rsidR="00FA155C">
        <w:rPr>
          <w:rFonts w:ascii="Calibri" w:hAnsi="Calibri" w:cs="Calibri"/>
          <w:sz w:val="22"/>
          <w:szCs w:val="22"/>
          <w:highlight w:val="yellow"/>
        </w:rPr>
        <w:t>dafa</w:t>
      </w:r>
    </w:p>
    <w:p w:rsidRPr="0091137A" w:rsidR="00FA155C" w:rsidP="268E9F84" w:rsidRDefault="00FA155C" w14:paraId="0B863C9A"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Price: 59.99</w:t>
      </w:r>
    </w:p>
    <w:p w:rsidRPr="0091137A" w:rsidR="00FA155C" w:rsidP="268E9F84" w:rsidRDefault="00FA155C" w14:paraId="37CF86AF"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Uri: Data</w:t>
      </w:r>
    </w:p>
    <w:p w:rsidRPr="0091137A" w:rsidR="00FA155C" w:rsidP="268E9F84" w:rsidRDefault="00FA155C" w14:paraId="2F6EBDE5"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xml:space="preserve">• Policy </w:t>
      </w:r>
      <w:r w:rsidRPr="268E9F84" w:rsidR="00FA155C">
        <w:rPr>
          <w:rFonts w:ascii="Calibri" w:hAnsi="Calibri" w:cs="Calibri"/>
          <w:sz w:val="22"/>
          <w:szCs w:val="22"/>
          <w:highlight w:val="yellow"/>
        </w:rPr>
        <w:t>Url</w:t>
      </w:r>
      <w:r w:rsidRPr="268E9F84" w:rsidR="00FA155C">
        <w:rPr>
          <w:rFonts w:ascii="Calibri" w:hAnsi="Calibri" w:cs="Calibri"/>
          <w:sz w:val="22"/>
          <w:szCs w:val="22"/>
          <w:highlight w:val="yellow"/>
        </w:rPr>
        <w:t xml:space="preserve">:</w:t>
      </w:r>
      <w:r w:rsidRPr="0091137A" w:rsidR="00FA155C">
        <w:rPr>
          <w:rFonts w:ascii="Calibri" w:hAnsi="Calibri" w:cs="Calibri"/>
          <w:sz w:val="22"/>
          <w:szCs w:val="22"/>
        </w:rPr>
        <w:t xml:space="preserve"> </w:t>
      </w:r>
    </w:p>
    <w:p w:rsidRPr="0091137A" w:rsidR="00FA155C" w:rsidP="268E9F84" w:rsidRDefault="00FA155C" w14:paraId="4677B742"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xml:space="preserve">• Environmental Cost </w:t>
      </w:r>
      <w:r w:rsidRPr="268E9F84" w:rsidR="00FA155C">
        <w:rPr>
          <w:rFonts w:ascii="Calibri" w:hAnsi="Calibri" w:cs="Calibri"/>
          <w:sz w:val="22"/>
          <w:szCs w:val="22"/>
          <w:highlight w:val="yellow"/>
        </w:rPr>
        <w:t>Of</w:t>
      </w:r>
      <w:r w:rsidRPr="268E9F84" w:rsidR="00FA155C">
        <w:rPr>
          <w:rFonts w:ascii="Calibri" w:hAnsi="Calibri" w:cs="Calibri"/>
          <w:sz w:val="22"/>
          <w:szCs w:val="22"/>
          <w:highlight w:val="yellow"/>
        </w:rPr>
        <w:t xml:space="preserve"> Generation: {'additionalProp1': '', 'additionalProp2': ''}</w:t>
      </w:r>
    </w:p>
    <w:p w:rsidRPr="0091137A" w:rsidR="00FA155C" w:rsidP="268E9F84" w:rsidRDefault="00FA155C" w14:paraId="79BE3A3C"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xml:space="preserve">• Environmental Cost </w:t>
      </w:r>
      <w:r w:rsidRPr="268E9F84" w:rsidR="00FA155C">
        <w:rPr>
          <w:rFonts w:ascii="Calibri" w:hAnsi="Calibri" w:cs="Calibri"/>
          <w:sz w:val="22"/>
          <w:szCs w:val="22"/>
          <w:highlight w:val="yellow"/>
        </w:rPr>
        <w:t>Of</w:t>
      </w:r>
      <w:r w:rsidRPr="268E9F84" w:rsidR="00FA155C">
        <w:rPr>
          <w:rFonts w:ascii="Calibri" w:hAnsi="Calibri" w:cs="Calibri"/>
          <w:sz w:val="22"/>
          <w:szCs w:val="22"/>
          <w:highlight w:val="yellow"/>
        </w:rPr>
        <w:t xml:space="preserve"> Serving: {'additionalProp1': '', 'additionalProp2': ''}</w:t>
      </w:r>
    </w:p>
    <w:p w:rsidRPr="0091137A" w:rsidR="00FA155C" w:rsidP="268E9F84" w:rsidRDefault="00FA155C" w14:paraId="11CD1925"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Description: This is a description of Product ABC.</w:t>
      </w:r>
    </w:p>
    <w:p w:rsidRPr="0091137A" w:rsidR="00FA155C" w:rsidP="268E9F84" w:rsidRDefault="00FA155C" w14:paraId="044A51F9"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xml:space="preserve">• Type Of Data:</w:t>
      </w:r>
      <w:r w:rsidRPr="0091137A" w:rsidR="00FA155C">
        <w:rPr>
          <w:rFonts w:ascii="Calibri" w:hAnsi="Calibri" w:cs="Calibri"/>
          <w:sz w:val="22"/>
          <w:szCs w:val="22"/>
        </w:rPr>
        <w:t xml:space="preserve"> </w:t>
      </w:r>
    </w:p>
    <w:p w:rsidRPr="0091137A" w:rsidR="00FA155C" w:rsidP="268E9F84" w:rsidRDefault="00FA155C" w14:paraId="32377368"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xml:space="preserve">• Data Format:</w:t>
      </w:r>
      <w:r w:rsidRPr="0091137A" w:rsidR="00FA155C">
        <w:rPr>
          <w:rFonts w:ascii="Calibri" w:hAnsi="Calibri" w:cs="Calibri"/>
          <w:sz w:val="22"/>
          <w:szCs w:val="22"/>
        </w:rPr>
        <w:t xml:space="preserve"> </w:t>
      </w:r>
    </w:p>
    <w:p w:rsidRPr="0091137A" w:rsidR="00FA155C" w:rsidP="268E9F84" w:rsidRDefault="00FA155C" w14:paraId="14532E3B"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xml:space="preserve">• Data Size:</w:t>
      </w:r>
      <w:r w:rsidRPr="0091137A" w:rsidR="00FA155C">
        <w:rPr>
          <w:rFonts w:ascii="Calibri" w:hAnsi="Calibri" w:cs="Calibri"/>
          <w:sz w:val="22"/>
          <w:szCs w:val="22"/>
        </w:rPr>
        <w:t xml:space="preserve"> </w:t>
      </w:r>
    </w:p>
    <w:p w:rsidRPr="0091137A" w:rsidR="00FA155C" w:rsidP="268E9F84" w:rsidRDefault="00FA155C" w14:paraId="562151EB"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Tags: electronics, gadgets, technology</w:t>
      </w:r>
    </w:p>
    <w:p w:rsidRPr="0091137A" w:rsidR="00FA155C" w:rsidP="0091137A" w:rsidRDefault="00FA155C" w14:paraId="57507EF5"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46236DFF" w14:textId="69B96D0E" w14:noSpellErr="1">
      <w:pPr>
        <w:spacing w:after="0" w:line="360" w:lineRule="auto"/>
        <w:jc w:val="both"/>
        <w:rPr>
          <w:rFonts w:ascii="Calibri" w:hAnsi="Calibri" w:cs="Calibri"/>
          <w:b w:val="1"/>
          <w:bCs w:val="1"/>
          <w:sz w:val="22"/>
          <w:szCs w:val="22"/>
          <w:highlight w:val="yellow"/>
        </w:rPr>
      </w:pPr>
      <w:r w:rsidRPr="0091137A">
        <w:rPr>
          <w:rFonts w:ascii="Calibri" w:hAnsi="Calibri" w:cs="Calibri"/>
          <w:b/>
          <w:bCs/>
          <w:sz w:val="22"/>
          <w:szCs w:val="22"/>
        </w:rPr>
        <w:tab/>
      </w:r>
      <w:r w:rsidRPr="0091137A">
        <w:rPr>
          <w:rFonts w:ascii="Calibri" w:hAnsi="Calibri" w:cs="Calibri"/>
          <w:b/>
          <w:bCs/>
          <w:sz w:val="22"/>
          <w:szCs w:val="22"/>
        </w:rPr>
        <w:tab/>
      </w:r>
      <w:r w:rsidRPr="268E9F84" w:rsidR="00FA155C">
        <w:rPr>
          <w:rFonts w:ascii="Calibri" w:hAnsi="Calibri" w:cs="Calibri"/>
          <w:b w:val="1"/>
          <w:bCs w:val="1"/>
          <w:sz w:val="22"/>
          <w:szCs w:val="22"/>
          <w:highlight w:val="yellow"/>
        </w:rPr>
        <w:t>3. Data</w:t>
      </w:r>
      <w:r w:rsidRPr="268E9F84" w:rsidR="003C0923">
        <w:rPr>
          <w:rFonts w:ascii="Calibri" w:hAnsi="Calibri" w:cs="Calibri"/>
          <w:b w:val="1"/>
          <w:bCs w:val="1"/>
          <w:sz w:val="22"/>
          <w:szCs w:val="22"/>
          <w:highlight w:val="yellow"/>
        </w:rPr>
        <w:t xml:space="preserve"> </w:t>
      </w:r>
      <w:r w:rsidRPr="268E9F84" w:rsidR="00FA155C">
        <w:rPr>
          <w:rFonts w:ascii="Calibri" w:hAnsi="Calibri" w:cs="Calibri"/>
          <w:b w:val="1"/>
          <w:bCs w:val="1"/>
          <w:sz w:val="22"/>
          <w:szCs w:val="22"/>
          <w:highlight w:val="yellow"/>
        </w:rPr>
        <w:t>Processing Workflow (DPW)</w:t>
      </w:r>
    </w:p>
    <w:p w:rsidRPr="0091137A" w:rsidR="00FA155C" w:rsidP="268E9F84" w:rsidRDefault="00FA155C" w14:paraId="583FA62E"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3.1. @context:</w:t>
      </w:r>
    </w:p>
    <w:p w:rsidRPr="0091137A" w:rsidR="00FA155C" w:rsidP="268E9F84" w:rsidRDefault="00FA155C" w14:paraId="1CD704AF"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upcast: https://www.upcast-project.eu/upcast-vocab/1.0/</w:t>
      </w:r>
    </w:p>
    <w:p w:rsidRPr="0091137A" w:rsidR="00FA155C" w:rsidP="268E9F84" w:rsidRDefault="00FA155C" w14:paraId="7FDB7C78"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idsa</w:t>
      </w:r>
      <w:r w:rsidRPr="268E9F84" w:rsidR="00FA155C">
        <w:rPr>
          <w:rFonts w:ascii="Calibri" w:hAnsi="Calibri" w:cs="Calibri"/>
          <w:sz w:val="22"/>
          <w:szCs w:val="22"/>
          <w:highlight w:val="yellow"/>
        </w:rPr>
        <w:t>-core: https://w3id.org/idsa/core/</w:t>
      </w:r>
    </w:p>
    <w:p w:rsidRPr="0091137A" w:rsidR="00FA155C" w:rsidP="268E9F84" w:rsidRDefault="00FA155C" w14:paraId="22431210"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dct</w:t>
      </w:r>
      <w:r w:rsidRPr="268E9F84" w:rsidR="00FA155C">
        <w:rPr>
          <w:rFonts w:ascii="Calibri" w:hAnsi="Calibri" w:cs="Calibri"/>
          <w:sz w:val="22"/>
          <w:szCs w:val="22"/>
          <w:highlight w:val="yellow"/>
        </w:rPr>
        <w:t>: http://purl.org/dc/terms/</w:t>
      </w:r>
    </w:p>
    <w:p w:rsidRPr="0091137A" w:rsidR="00FA155C" w:rsidP="268E9F84" w:rsidRDefault="00FA155C" w14:paraId="0218BD11"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wmo</w:t>
      </w:r>
      <w:r w:rsidRPr="268E9F84" w:rsidR="00FA155C">
        <w:rPr>
          <w:rFonts w:ascii="Calibri" w:hAnsi="Calibri" w:cs="Calibri"/>
          <w:sz w:val="22"/>
          <w:szCs w:val="22"/>
          <w:highlight w:val="yellow"/>
        </w:rPr>
        <w:t>: http://www.ict-abovo.eu/ontologies/WorkflowModel#</w:t>
      </w:r>
    </w:p>
    <w:p w:rsidRPr="0091137A" w:rsidR="00FA155C" w:rsidP="268E9F84" w:rsidRDefault="00FA155C" w14:paraId="0A19F312"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odrl</w:t>
      </w:r>
      <w:r w:rsidRPr="268E9F84" w:rsidR="00FA155C">
        <w:rPr>
          <w:rFonts w:ascii="Calibri" w:hAnsi="Calibri" w:cs="Calibri"/>
          <w:sz w:val="22"/>
          <w:szCs w:val="22"/>
          <w:highlight w:val="yellow"/>
        </w:rPr>
        <w:t>: http://www.w3.org/ns/odrl/</w:t>
      </w:r>
    </w:p>
    <w:p w:rsidRPr="0091137A" w:rsidR="00FA155C" w:rsidP="268E9F84" w:rsidRDefault="00FA155C" w14:paraId="208EAE5E"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foaf</w:t>
      </w:r>
      <w:r w:rsidRPr="268E9F84" w:rsidR="00FA155C">
        <w:rPr>
          <w:rFonts w:ascii="Calibri" w:hAnsi="Calibri" w:cs="Calibri"/>
          <w:sz w:val="22"/>
          <w:szCs w:val="22"/>
          <w:highlight w:val="yellow"/>
        </w:rPr>
        <w:t>: http://xmlns.com/foaf/0.1/</w:t>
      </w:r>
    </w:p>
    <w:p w:rsidRPr="0091137A" w:rsidR="00FA155C" w:rsidP="268E9F84" w:rsidRDefault="00FA155C" w14:paraId="1CC418CB"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org: http://www.w3.org/ns/org#</w:t>
      </w:r>
    </w:p>
    <w:p w:rsidRPr="0091137A" w:rsidR="00FA155C" w:rsidP="268E9F84" w:rsidRDefault="00FA155C" w14:paraId="29F7E75F"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2673EB83"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3.2. @graph:</w:t>
      </w:r>
    </w:p>
    <w:p w:rsidRPr="0091137A" w:rsidR="00FA155C" w:rsidP="268E9F84" w:rsidRDefault="00FA155C" w14:paraId="481EC111"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https://upcast-project.eu/consumer/example-data-consumer</w:t>
      </w:r>
    </w:p>
    <w:p w:rsidRPr="0091137A" w:rsidR="00FA155C" w:rsidP="268E9F84" w:rsidRDefault="00FA155C" w14:paraId="5EE17B68"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foaf:Agent</w:t>
      </w:r>
      <w:r w:rsidRPr="268E9F84" w:rsidR="00FA155C">
        <w:rPr>
          <w:rFonts w:ascii="Calibri" w:hAnsi="Calibri" w:cs="Calibri"/>
          <w:sz w:val="22"/>
          <w:szCs w:val="22"/>
          <w:highlight w:val="yellow"/>
        </w:rPr>
        <w:t xml:space="preserve">, </w:t>
      </w:r>
      <w:r w:rsidRPr="268E9F84" w:rsidR="00FA155C">
        <w:rPr>
          <w:rFonts w:ascii="Calibri" w:hAnsi="Calibri" w:cs="Calibri"/>
          <w:sz w:val="22"/>
          <w:szCs w:val="22"/>
          <w:highlight w:val="yellow"/>
        </w:rPr>
        <w:t>foaf:Organization</w:t>
      </w:r>
      <w:r w:rsidRPr="268E9F84" w:rsidR="00FA155C">
        <w:rPr>
          <w:rFonts w:ascii="Calibri" w:hAnsi="Calibri" w:cs="Calibri"/>
          <w:sz w:val="22"/>
          <w:szCs w:val="22"/>
          <w:highlight w:val="yellow"/>
        </w:rPr>
        <w:t xml:space="preserve">, </w:t>
      </w:r>
      <w:r w:rsidRPr="268E9F84" w:rsidR="00FA155C">
        <w:rPr>
          <w:rFonts w:ascii="Calibri" w:hAnsi="Calibri" w:cs="Calibri"/>
          <w:sz w:val="22"/>
          <w:szCs w:val="22"/>
          <w:highlight w:val="yellow"/>
        </w:rPr>
        <w:t>org:Organization</w:t>
      </w:r>
    </w:p>
    <w:p w:rsidRPr="0091137A" w:rsidR="00FA155C" w:rsidP="268E9F84" w:rsidRDefault="00FA155C" w14:paraId="0B483F38"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foaf:name</w:t>
      </w:r>
      <w:r w:rsidRPr="268E9F84" w:rsidR="00FA155C">
        <w:rPr>
          <w:rFonts w:ascii="Calibri" w:hAnsi="Calibri" w:cs="Calibri"/>
          <w:sz w:val="22"/>
          <w:szCs w:val="22"/>
          <w:highlight w:val="yellow"/>
        </w:rPr>
        <w:t>: Data Consumer Organization</w:t>
      </w:r>
    </w:p>
    <w:p w:rsidRPr="0091137A" w:rsidR="00FA155C" w:rsidP="268E9F84" w:rsidRDefault="00FA155C" w14:paraId="6DADF32D"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4556E927"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https://data-consumer.eu/agents/consumer-ai-agent</w:t>
      </w:r>
    </w:p>
    <w:p w:rsidRPr="0091137A" w:rsidR="00FA155C" w:rsidP="268E9F84" w:rsidRDefault="00FA155C" w14:paraId="323B54E9"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foaf:Agent</w:t>
      </w:r>
      <w:r w:rsidRPr="268E9F84" w:rsidR="00FA155C">
        <w:rPr>
          <w:rFonts w:ascii="Calibri" w:hAnsi="Calibri" w:cs="Calibri"/>
          <w:sz w:val="22"/>
          <w:szCs w:val="22"/>
          <w:highlight w:val="yellow"/>
        </w:rPr>
        <w:t>, http://data-space-vocabulary/classes/AI-Agent</w:t>
      </w:r>
    </w:p>
    <w:p w:rsidRPr="0091137A" w:rsidR="00FA155C" w:rsidP="268E9F84" w:rsidRDefault="00FA155C" w14:paraId="29353D05"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foaf:name</w:t>
      </w:r>
      <w:r w:rsidRPr="268E9F84" w:rsidR="00FA155C">
        <w:rPr>
          <w:rFonts w:ascii="Calibri" w:hAnsi="Calibri" w:cs="Calibri"/>
          <w:sz w:val="22"/>
          <w:szCs w:val="22"/>
          <w:highlight w:val="yellow"/>
        </w:rPr>
        <w:t>: Data Consumer AI Agent</w:t>
      </w:r>
    </w:p>
    <w:p w:rsidRPr="0091137A" w:rsidR="00FA155C" w:rsidP="268E9F84" w:rsidRDefault="00FA155C" w14:paraId="7A72C281"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org:memberOf</w:t>
      </w:r>
      <w:r w:rsidRPr="268E9F84" w:rsidR="00FA155C">
        <w:rPr>
          <w:rFonts w:ascii="Calibri" w:hAnsi="Calibri" w:cs="Calibri"/>
          <w:sz w:val="22"/>
          <w:szCs w:val="22"/>
          <w:highlight w:val="yellow"/>
        </w:rPr>
        <w:t>: https://upcast-project.eu/consumer/example-data-consumer</w:t>
      </w:r>
    </w:p>
    <w:p w:rsidRPr="0091137A" w:rsidR="00FA155C" w:rsidP="268E9F84" w:rsidRDefault="00FA155C" w14:paraId="1F9CB8F7"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5A7096FF"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http://upcast-project.eu/dpws/example-dpw</w:t>
      </w:r>
    </w:p>
    <w:p w:rsidRPr="0091137A" w:rsidR="00FA155C" w:rsidP="268E9F84" w:rsidRDefault="00FA155C" w14:paraId="2C5DA87A"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upcast:DataProcessingWorkflow</w:t>
      </w:r>
    </w:p>
    <w:p w:rsidRPr="0091137A" w:rsidR="00FA155C" w:rsidP="268E9F84" w:rsidRDefault="00FA155C" w14:paraId="2015231E"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wmo:wfPurposes</w:t>
      </w:r>
      <w:r w:rsidRPr="268E9F84" w:rsidR="00FA155C">
        <w:rPr>
          <w:rFonts w:ascii="Calibri" w:hAnsi="Calibri" w:cs="Calibri"/>
          <w:sz w:val="22"/>
          <w:szCs w:val="22"/>
          <w:highlight w:val="yellow"/>
        </w:rPr>
        <w:t xml:space="preserve">: Scientific </w:t>
      </w:r>
      <w:r w:rsidRPr="268E9F84" w:rsidR="00FA155C">
        <w:rPr>
          <w:rFonts w:ascii="Calibri" w:hAnsi="Calibri" w:cs="Calibri"/>
          <w:sz w:val="22"/>
          <w:szCs w:val="22"/>
          <w:highlight w:val="yellow"/>
        </w:rPr>
        <w:t>Reseearch</w:t>
      </w:r>
      <w:r w:rsidRPr="268E9F84" w:rsidR="00FA155C">
        <w:rPr>
          <w:rFonts w:ascii="Calibri" w:hAnsi="Calibri" w:cs="Calibri"/>
          <w:sz w:val="22"/>
          <w:szCs w:val="22"/>
          <w:highlight w:val="yellow"/>
        </w:rPr>
        <w:t xml:space="preserve"> and Development</w:t>
      </w:r>
    </w:p>
    <w:p w:rsidRPr="0091137A" w:rsidR="00FA155C" w:rsidP="268E9F84" w:rsidRDefault="00FA155C" w14:paraId="65F104B9"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wmo:Initiators</w:t>
      </w:r>
      <w:r w:rsidRPr="268E9F84" w:rsidR="00FA155C">
        <w:rPr>
          <w:rFonts w:ascii="Calibri" w:hAnsi="Calibri" w:cs="Calibri"/>
          <w:sz w:val="22"/>
          <w:szCs w:val="22"/>
          <w:highlight w:val="yellow"/>
        </w:rPr>
        <w:t>: https://upcast-project.eu/consumer/example-data-consumer</w:t>
      </w:r>
    </w:p>
    <w:p w:rsidRPr="0091137A" w:rsidR="00FA155C" w:rsidP="268E9F84" w:rsidRDefault="00FA155C" w14:paraId="6A4F0A57"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wmo:includesTask</w:t>
      </w:r>
      <w:r w:rsidRPr="268E9F84" w:rsidR="00FA155C">
        <w:rPr>
          <w:rFonts w:ascii="Calibri" w:hAnsi="Calibri" w:cs="Calibri"/>
          <w:sz w:val="22"/>
          <w:szCs w:val="22"/>
          <w:highlight w:val="yellow"/>
        </w:rPr>
        <w:t>: http://upcast-project.eu/dpws/steps/step-1, http://upcast-project.eu/dpws/steps/step-2</w:t>
      </w:r>
    </w:p>
    <w:p w:rsidRPr="0091137A" w:rsidR="00FA155C" w:rsidP="268E9F84" w:rsidRDefault="00FA155C" w14:paraId="754CA357"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upcast:has</w:t>
      </w:r>
      <w:r w:rsidRPr="268E9F84" w:rsidR="00FA155C">
        <w:rPr>
          <w:rFonts w:ascii="Calibri" w:hAnsi="Calibri" w:cs="Calibri"/>
          <w:sz w:val="22"/>
          <w:szCs w:val="22"/>
          <w:highlight w:val="yellow"/>
        </w:rPr>
        <w:t>_executable_representation</w:t>
      </w:r>
      <w:r w:rsidRPr="268E9F84" w:rsidR="00FA155C">
        <w:rPr>
          <w:rFonts w:ascii="Calibri" w:hAnsi="Calibri" w:cs="Calibri"/>
          <w:sz w:val="22"/>
          <w:szCs w:val="22"/>
          <w:highlight w:val="yellow"/>
        </w:rPr>
        <w:t>: http://data-consumer.eu/my-nexflow-workflows/example-dpw-nexflow-script</w:t>
      </w:r>
    </w:p>
    <w:p w:rsidRPr="0091137A" w:rsidR="00FA155C" w:rsidP="268E9F84" w:rsidRDefault="00FA155C" w14:paraId="1823247D"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173B87D5"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http://upcast-project.eu/dpws/steps/step-1</w:t>
      </w:r>
    </w:p>
    <w:p w:rsidRPr="0091137A" w:rsidR="00FA155C" w:rsidP="268E9F84" w:rsidRDefault="00FA155C" w14:paraId="61D6C799"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wmo:TaskNode</w:t>
      </w:r>
    </w:p>
    <w:p w:rsidRPr="0091137A" w:rsidR="00FA155C" w:rsidP="268E9F84" w:rsidRDefault="00FA155C" w14:paraId="07B434E4"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wmo:hasExecutionProfile</w:t>
      </w:r>
      <w:r w:rsidRPr="268E9F84" w:rsidR="00FA155C">
        <w:rPr>
          <w:rFonts w:ascii="Calibri" w:hAnsi="Calibri" w:cs="Calibri"/>
          <w:sz w:val="22"/>
          <w:szCs w:val="22"/>
          <w:highlight w:val="yellow"/>
        </w:rPr>
        <w:t>: http://upcast-project.eu/dpws/steps/profiles/execution-profile-1</w:t>
      </w:r>
    </w:p>
    <w:p w:rsidRPr="0091137A" w:rsidR="00FA155C" w:rsidP="268E9F84" w:rsidRDefault="00FA155C" w14:paraId="275DCF6B"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54EB0560"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http://upcast-project.eu/dpws/steps/profiles/execution-profile-1</w:t>
      </w:r>
    </w:p>
    <w:p w:rsidRPr="0091137A" w:rsidR="00FA155C" w:rsidP="268E9F84" w:rsidRDefault="00FA155C" w14:paraId="573A14FB"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wmo:ExecutionProfile</w:t>
      </w:r>
    </w:p>
    <w:p w:rsidRPr="0091137A" w:rsidR="00FA155C" w:rsidP="268E9F84" w:rsidRDefault="00FA155C" w14:paraId="6A43CA9B"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wmo:hasActor</w:t>
      </w:r>
      <w:r w:rsidRPr="268E9F84" w:rsidR="00FA155C">
        <w:rPr>
          <w:rFonts w:ascii="Calibri" w:hAnsi="Calibri" w:cs="Calibri"/>
          <w:sz w:val="22"/>
          <w:szCs w:val="22"/>
          <w:highlight w:val="yellow"/>
        </w:rPr>
        <w:t>: https://upcast-project.eu/consumer/example-data-consumer</w:t>
      </w:r>
    </w:p>
    <w:p w:rsidRPr="0091137A" w:rsidR="00FA155C" w:rsidP="268E9F84" w:rsidRDefault="00FA155C" w14:paraId="45C08BF4"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wmo:hasOperation</w:t>
      </w:r>
      <w:r w:rsidRPr="268E9F84" w:rsidR="00FA155C">
        <w:rPr>
          <w:rFonts w:ascii="Calibri" w:hAnsi="Calibri" w:cs="Calibri"/>
          <w:sz w:val="22"/>
          <w:szCs w:val="22"/>
          <w:highlight w:val="yellow"/>
        </w:rPr>
        <w:t>: http://upcast-project.eu/dpws/steps/operations/operation-1</w:t>
      </w:r>
    </w:p>
    <w:p w:rsidRPr="0091137A" w:rsidR="00FA155C" w:rsidP="268E9F84" w:rsidRDefault="00FA155C" w14:paraId="06C5DBD9"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wmo:hasAsset</w:t>
      </w:r>
      <w:r w:rsidRPr="268E9F84" w:rsidR="00FA155C">
        <w:rPr>
          <w:rFonts w:ascii="Calibri" w:hAnsi="Calibri" w:cs="Calibri"/>
          <w:sz w:val="22"/>
          <w:szCs w:val="22"/>
          <w:highlight w:val="yellow"/>
        </w:rPr>
        <w:t>: http://upcast-project.eu/dataset/example-dataset-agreed</w:t>
      </w:r>
    </w:p>
    <w:p w:rsidRPr="0091137A" w:rsidR="00FA155C" w:rsidP="268E9F84" w:rsidRDefault="00FA155C" w14:paraId="6F8FBCE4"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784E6558"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http://upcast-project.eu/dpws/steps/operations/operation-1</w:t>
      </w:r>
    </w:p>
    <w:p w:rsidRPr="0091137A" w:rsidR="00FA155C" w:rsidP="268E9F84" w:rsidRDefault="00FA155C" w14:paraId="7292DE2C"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wmo:Operation</w:t>
      </w:r>
    </w:p>
    <w:p w:rsidRPr="0091137A" w:rsidR="00FA155C" w:rsidP="268E9F84" w:rsidRDefault="00FA155C" w14:paraId="07622BE8"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wmo:refersToConcept</w:t>
      </w:r>
      <w:r w:rsidRPr="268E9F84" w:rsidR="00FA155C">
        <w:rPr>
          <w:rFonts w:ascii="Calibri" w:hAnsi="Calibri" w:cs="Calibri"/>
          <w:sz w:val="22"/>
          <w:szCs w:val="22"/>
          <w:highlight w:val="yellow"/>
        </w:rPr>
        <w:t xml:space="preserve">: </w:t>
      </w:r>
      <w:r w:rsidRPr="268E9F84" w:rsidR="00FA155C">
        <w:rPr>
          <w:rFonts w:ascii="Calibri" w:hAnsi="Calibri" w:cs="Calibri"/>
          <w:sz w:val="22"/>
          <w:szCs w:val="22"/>
          <w:highlight w:val="yellow"/>
        </w:rPr>
        <w:t>odrl:aggregate</w:t>
      </w:r>
    </w:p>
    <w:p w:rsidRPr="0091137A" w:rsidR="00FA155C" w:rsidP="268E9F84" w:rsidRDefault="00FA155C" w14:paraId="5C3B28BD"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upcast:implementedBy</w:t>
      </w:r>
      <w:r w:rsidRPr="268E9F84" w:rsidR="00FA155C">
        <w:rPr>
          <w:rFonts w:ascii="Calibri" w:hAnsi="Calibri" w:cs="Calibri"/>
          <w:sz w:val="22"/>
          <w:szCs w:val="22"/>
          <w:highlight w:val="yellow"/>
        </w:rPr>
        <w:t>: http://upcast-project.eu/dpts/example-data-processing-task</w:t>
      </w:r>
    </w:p>
    <w:p w:rsidRPr="0091137A" w:rsidR="00FA155C" w:rsidP="268E9F84" w:rsidRDefault="00FA155C" w14:paraId="6496C31C"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06C7EAF5"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http://upcast-project.eu/data-/example-data-processing-task</w:t>
      </w:r>
    </w:p>
    <w:p w:rsidRPr="0091137A" w:rsidR="00FA155C" w:rsidP="268E9F84" w:rsidRDefault="00FA155C" w14:paraId="3E8D6E0E"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upcast:DataProcessingTask</w:t>
      </w:r>
      <w:r w:rsidRPr="268E9F84" w:rsidR="00FA155C">
        <w:rPr>
          <w:rFonts w:ascii="Calibri" w:hAnsi="Calibri" w:cs="Calibri"/>
          <w:sz w:val="22"/>
          <w:szCs w:val="22"/>
          <w:highlight w:val="yellow"/>
        </w:rPr>
        <w:t xml:space="preserve">, </w:t>
      </w:r>
      <w:r w:rsidRPr="268E9F84" w:rsidR="00FA155C">
        <w:rPr>
          <w:rFonts w:ascii="Calibri" w:hAnsi="Calibri" w:cs="Calibri"/>
          <w:sz w:val="22"/>
          <w:szCs w:val="22"/>
          <w:highlight w:val="yellow"/>
        </w:rPr>
        <w:t>idsa-</w:t>
      </w:r>
      <w:r w:rsidRPr="268E9F84" w:rsidR="00FA155C">
        <w:rPr>
          <w:rFonts w:ascii="Calibri" w:hAnsi="Calibri" w:cs="Calibri"/>
          <w:sz w:val="22"/>
          <w:szCs w:val="22"/>
          <w:highlight w:val="yellow"/>
        </w:rPr>
        <w:t>core:DataApp</w:t>
      </w:r>
    </w:p>
    <w:p w:rsidRPr="0091137A" w:rsidR="00FA155C" w:rsidP="268E9F84" w:rsidRDefault="00FA155C" w14:paraId="52C3D9A4"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upcast:applies</w:t>
      </w:r>
      <w:r w:rsidRPr="268E9F84" w:rsidR="00FA155C">
        <w:rPr>
          <w:rFonts w:ascii="Calibri" w:hAnsi="Calibri" w:cs="Calibri"/>
          <w:sz w:val="22"/>
          <w:szCs w:val="22"/>
          <w:highlight w:val="yellow"/>
        </w:rPr>
        <w:t xml:space="preserve">: </w:t>
      </w:r>
      <w:r w:rsidRPr="268E9F84" w:rsidR="00FA155C">
        <w:rPr>
          <w:rFonts w:ascii="Calibri" w:hAnsi="Calibri" w:cs="Calibri"/>
          <w:sz w:val="22"/>
          <w:szCs w:val="22"/>
          <w:highlight w:val="yellow"/>
        </w:rPr>
        <w:t>odrl:aggregate</w:t>
      </w:r>
    </w:p>
    <w:p w:rsidRPr="0091137A" w:rsidR="00FA155C" w:rsidP="268E9F84" w:rsidRDefault="00FA155C" w14:paraId="3E813827"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dct:title</w:t>
      </w:r>
      <w:r w:rsidRPr="268E9F84" w:rsidR="00FA155C">
        <w:rPr>
          <w:rFonts w:ascii="Calibri" w:hAnsi="Calibri" w:cs="Calibri"/>
          <w:sz w:val="22"/>
          <w:szCs w:val="22"/>
          <w:highlight w:val="yellow"/>
        </w:rPr>
        <w:t>: Example Data Processing Task</w:t>
      </w:r>
    </w:p>
    <w:p w:rsidRPr="0091137A" w:rsidR="00FA155C" w:rsidP="268E9F84" w:rsidRDefault="00FA155C" w14:paraId="7E540642"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dct:description</w:t>
      </w:r>
      <w:r w:rsidRPr="268E9F84" w:rsidR="00FA155C">
        <w:rPr>
          <w:rFonts w:ascii="Calibri" w:hAnsi="Calibri" w:cs="Calibri"/>
          <w:sz w:val="22"/>
          <w:szCs w:val="22"/>
          <w:highlight w:val="yellow"/>
        </w:rPr>
        <w:t xml:space="preserve">: Data Processing Task that implements an Abstract Operation of a DPW. In this case, </w:t>
      </w:r>
      <w:r w:rsidRPr="268E9F84" w:rsidR="00FA155C">
        <w:rPr>
          <w:rFonts w:ascii="Calibri" w:hAnsi="Calibri" w:cs="Calibri"/>
          <w:sz w:val="22"/>
          <w:szCs w:val="22"/>
          <w:highlight w:val="yellow"/>
        </w:rPr>
        <w:t>odrl:aggregate</w:t>
      </w:r>
    </w:p>
    <w:p w:rsidRPr="0091137A" w:rsidR="00FA155C" w:rsidP="268E9F84" w:rsidRDefault="00FA155C" w14:paraId="788106DD"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08F133EA"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http://upcast-project.eu/dpws/steps/step-2</w:t>
      </w:r>
    </w:p>
    <w:p w:rsidRPr="0091137A" w:rsidR="00FA155C" w:rsidP="268E9F84" w:rsidRDefault="00FA155C" w14:paraId="28615394"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wmo:Operation</w:t>
      </w:r>
    </w:p>
    <w:p w:rsidRPr="0091137A" w:rsidR="00FA155C" w:rsidP="268E9F84" w:rsidRDefault="00FA155C" w14:paraId="38D017C1"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wmo:hasExecutionProfile</w:t>
      </w:r>
      <w:r w:rsidRPr="268E9F84" w:rsidR="00FA155C">
        <w:rPr>
          <w:rFonts w:ascii="Calibri" w:hAnsi="Calibri" w:cs="Calibri"/>
          <w:sz w:val="22"/>
          <w:szCs w:val="22"/>
          <w:highlight w:val="yellow"/>
        </w:rPr>
        <w:t>: http://upcast-project.eu/dpws/steps/profiles/execution-profile-2</w:t>
      </w:r>
    </w:p>
    <w:p w:rsidRPr="0091137A" w:rsidR="00FA155C" w:rsidP="268E9F84" w:rsidRDefault="00FA155C" w14:paraId="222C096D"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0E726AED"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http://upcast-project.eu/dpws/steps/profiles/execution-profile-2</w:t>
      </w:r>
    </w:p>
    <w:p w:rsidRPr="0091137A" w:rsidR="00FA155C" w:rsidP="268E9F84" w:rsidRDefault="00FA155C" w14:paraId="567CAEC8"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wmo:ExecutionProfile</w:t>
      </w:r>
    </w:p>
    <w:p w:rsidRPr="0091137A" w:rsidR="00FA155C" w:rsidP="268E9F84" w:rsidRDefault="00FA155C" w14:paraId="084A20B3"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wmo:hasActor</w:t>
      </w:r>
      <w:r w:rsidRPr="268E9F84" w:rsidR="00FA155C">
        <w:rPr>
          <w:rFonts w:ascii="Calibri" w:hAnsi="Calibri" w:cs="Calibri"/>
          <w:sz w:val="22"/>
          <w:szCs w:val="22"/>
          <w:highlight w:val="yellow"/>
        </w:rPr>
        <w:t>: https://data-consumer.eu/agents/consumer-ai-agent</w:t>
      </w:r>
    </w:p>
    <w:p w:rsidRPr="0091137A" w:rsidR="00FA155C" w:rsidP="268E9F84" w:rsidRDefault="00FA155C" w14:paraId="1ED5380A"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wmo:hasOperation</w:t>
      </w:r>
      <w:r w:rsidRPr="268E9F84" w:rsidR="00FA155C">
        <w:rPr>
          <w:rFonts w:ascii="Calibri" w:hAnsi="Calibri" w:cs="Calibri"/>
          <w:sz w:val="22"/>
          <w:szCs w:val="22"/>
          <w:highlight w:val="yellow"/>
        </w:rPr>
        <w:t>: http://upcast-project.eu/dpws/steps/operations/operation-2</w:t>
      </w:r>
    </w:p>
    <w:p w:rsidRPr="0091137A" w:rsidR="00FA155C" w:rsidP="268E9F84" w:rsidRDefault="00FA155C" w14:paraId="74D39645"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wmo:hasAsset</w:t>
      </w:r>
      <w:r w:rsidRPr="268E9F84" w:rsidR="00FA155C">
        <w:rPr>
          <w:rFonts w:ascii="Calibri" w:hAnsi="Calibri" w:cs="Calibri"/>
          <w:sz w:val="22"/>
          <w:szCs w:val="22"/>
          <w:highlight w:val="yellow"/>
        </w:rPr>
        <w:t>: http://upcast-project.eu/dataset/example-dataset-agreed</w:t>
      </w:r>
    </w:p>
    <w:p w:rsidRPr="0091137A" w:rsidR="00FA155C" w:rsidP="268E9F84" w:rsidRDefault="00FA155C" w14:paraId="7438CF92"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428013A4"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http://upcast-project.eu/dpws/steps/operations/operation-2</w:t>
      </w:r>
    </w:p>
    <w:p w:rsidRPr="0091137A" w:rsidR="00FA155C" w:rsidP="268E9F84" w:rsidRDefault="00FA155C" w14:paraId="467E614E"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wmo:Operation</w:t>
      </w:r>
    </w:p>
    <w:p w:rsidRPr="0091137A" w:rsidR="00FA155C" w:rsidP="268E9F84" w:rsidRDefault="00FA155C" w14:paraId="7967C84C"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wmo:refersToConcept</w:t>
      </w:r>
      <w:r w:rsidRPr="268E9F84" w:rsidR="00FA155C">
        <w:rPr>
          <w:rFonts w:ascii="Calibri" w:hAnsi="Calibri" w:cs="Calibri"/>
          <w:sz w:val="22"/>
          <w:szCs w:val="22"/>
          <w:highlight w:val="yellow"/>
        </w:rPr>
        <w:t xml:space="preserve">: </w:t>
      </w:r>
      <w:r w:rsidRPr="268E9F84" w:rsidR="00FA155C">
        <w:rPr>
          <w:rFonts w:ascii="Calibri" w:hAnsi="Calibri" w:cs="Calibri"/>
          <w:sz w:val="22"/>
          <w:szCs w:val="22"/>
          <w:highlight w:val="yellow"/>
        </w:rPr>
        <w:t>odrl:translate</w:t>
      </w:r>
    </w:p>
    <w:p w:rsidRPr="0091137A" w:rsidR="00FA155C" w:rsidP="268E9F84" w:rsidRDefault="00FA155C" w14:paraId="1D7BF915"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upcast:implementedBy</w:t>
      </w:r>
      <w:r w:rsidRPr="268E9F84" w:rsidR="00FA155C">
        <w:rPr>
          <w:rFonts w:ascii="Calibri" w:hAnsi="Calibri" w:cs="Calibri"/>
          <w:sz w:val="22"/>
          <w:szCs w:val="22"/>
          <w:highlight w:val="yellow"/>
        </w:rPr>
        <w:t>: http://upcast-project.eu/dpts/AI-Agent-processor</w:t>
      </w:r>
    </w:p>
    <w:p w:rsidRPr="0091137A" w:rsidR="00FA155C" w:rsidP="268E9F84" w:rsidRDefault="00FA155C" w14:paraId="380F5CA4"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4061DA64"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http://upcast-project.eu/dpts/AI-Agent-processor</w:t>
      </w:r>
    </w:p>
    <w:p w:rsidRPr="0091137A" w:rsidR="00FA155C" w:rsidP="268E9F84" w:rsidRDefault="00FA155C" w14:paraId="05040DDE"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upcast:DataProcessingTask</w:t>
      </w:r>
      <w:r w:rsidRPr="268E9F84" w:rsidR="00FA155C">
        <w:rPr>
          <w:rFonts w:ascii="Calibri" w:hAnsi="Calibri" w:cs="Calibri"/>
          <w:sz w:val="22"/>
          <w:szCs w:val="22"/>
          <w:highlight w:val="yellow"/>
        </w:rPr>
        <w:t xml:space="preserve">, </w:t>
      </w:r>
      <w:r w:rsidRPr="268E9F84" w:rsidR="00FA155C">
        <w:rPr>
          <w:rFonts w:ascii="Calibri" w:hAnsi="Calibri" w:cs="Calibri"/>
          <w:sz w:val="22"/>
          <w:szCs w:val="22"/>
          <w:highlight w:val="yellow"/>
        </w:rPr>
        <w:t>idsa-</w:t>
      </w:r>
      <w:r w:rsidRPr="268E9F84" w:rsidR="00FA155C">
        <w:rPr>
          <w:rFonts w:ascii="Calibri" w:hAnsi="Calibri" w:cs="Calibri"/>
          <w:sz w:val="22"/>
          <w:szCs w:val="22"/>
          <w:highlight w:val="yellow"/>
        </w:rPr>
        <w:t>core:DataApp</w:t>
      </w:r>
    </w:p>
    <w:p w:rsidRPr="0091137A" w:rsidR="00FA155C" w:rsidP="268E9F84" w:rsidRDefault="00FA155C" w14:paraId="0794A178"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upcast:applies</w:t>
      </w:r>
      <w:r w:rsidRPr="268E9F84" w:rsidR="00FA155C">
        <w:rPr>
          <w:rFonts w:ascii="Calibri" w:hAnsi="Calibri" w:cs="Calibri"/>
          <w:sz w:val="22"/>
          <w:szCs w:val="22"/>
          <w:highlight w:val="yellow"/>
        </w:rPr>
        <w:t xml:space="preserve">: </w:t>
      </w:r>
      <w:r w:rsidRPr="268E9F84" w:rsidR="00FA155C">
        <w:rPr>
          <w:rFonts w:ascii="Calibri" w:hAnsi="Calibri" w:cs="Calibri"/>
          <w:sz w:val="22"/>
          <w:szCs w:val="22"/>
          <w:highlight w:val="yellow"/>
        </w:rPr>
        <w:t>odrl:translate</w:t>
      </w:r>
    </w:p>
    <w:p w:rsidRPr="0091137A" w:rsidR="00FA155C" w:rsidP="268E9F84" w:rsidRDefault="00FA155C" w14:paraId="6C032553"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dct:title</w:t>
      </w:r>
      <w:r w:rsidRPr="268E9F84" w:rsidR="00FA155C">
        <w:rPr>
          <w:rFonts w:ascii="Calibri" w:hAnsi="Calibri" w:cs="Calibri"/>
          <w:sz w:val="22"/>
          <w:szCs w:val="22"/>
          <w:highlight w:val="yellow"/>
        </w:rPr>
        <w:t>: Example AI processor</w:t>
      </w:r>
    </w:p>
    <w:p w:rsidRPr="0091137A" w:rsidR="00FA155C" w:rsidP="268E9F84" w:rsidRDefault="00FA155C" w14:paraId="4FBBCBD9"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dct:description</w:t>
      </w:r>
      <w:r w:rsidRPr="268E9F84" w:rsidR="00FA155C">
        <w:rPr>
          <w:rFonts w:ascii="Calibri" w:hAnsi="Calibri" w:cs="Calibri"/>
          <w:sz w:val="22"/>
          <w:szCs w:val="22"/>
          <w:highlight w:val="yellow"/>
        </w:rPr>
        <w:t>: Data Processing Task done by AI-Agent</w:t>
      </w:r>
    </w:p>
    <w:p w:rsidRPr="0091137A" w:rsidR="00FA155C" w:rsidP="268E9F84" w:rsidRDefault="00FA155C" w14:paraId="728836D8" w14:textId="77777777" w14:noSpellErr="1">
      <w:pPr>
        <w:spacing w:after="0" w:line="360" w:lineRule="auto"/>
        <w:jc w:val="both"/>
        <w:rPr>
          <w:rFonts w:ascii="Calibri" w:hAnsi="Calibri" w:cs="Calibri"/>
          <w:sz w:val="22"/>
          <w:szCs w:val="22"/>
          <w:highlight w:val="yellow"/>
        </w:rPr>
      </w:pPr>
    </w:p>
    <w:p w:rsidRPr="0091137A" w:rsidR="00FA155C" w:rsidP="268E9F84" w:rsidRDefault="00FA155C" w14:paraId="6EACF5B3"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268E9F84" w:rsidR="00FA155C">
        <w:rPr>
          <w:rFonts w:ascii="Calibri" w:hAnsi="Calibri" w:cs="Calibri"/>
          <w:sz w:val="22"/>
          <w:szCs w:val="22"/>
          <w:highlight w:val="yellow"/>
        </w:rPr>
        <w:t>• @id: http://upcast-project.eu/dpws/edges/edge-1</w:t>
      </w:r>
    </w:p>
    <w:p w:rsidRPr="0091137A" w:rsidR="00FA155C" w:rsidP="268E9F84" w:rsidRDefault="00FA155C" w14:paraId="7C5AD054"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 xml:space="preserve">@type: </w:t>
      </w:r>
      <w:r w:rsidRPr="268E9F84" w:rsidR="00FA155C">
        <w:rPr>
          <w:rFonts w:ascii="Calibri" w:hAnsi="Calibri" w:cs="Calibri"/>
          <w:sz w:val="22"/>
          <w:szCs w:val="22"/>
          <w:highlight w:val="yellow"/>
        </w:rPr>
        <w:t>wmo:Edge</w:t>
      </w:r>
    </w:p>
    <w:p w:rsidRPr="0091137A" w:rsidR="00FA155C" w:rsidP="268E9F84" w:rsidRDefault="00FA155C" w14:paraId="42F733E8"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wmo:hasSource</w:t>
      </w:r>
      <w:r w:rsidRPr="268E9F84" w:rsidR="00FA155C">
        <w:rPr>
          <w:rFonts w:ascii="Calibri" w:hAnsi="Calibri" w:cs="Calibri"/>
          <w:sz w:val="22"/>
          <w:szCs w:val="22"/>
          <w:highlight w:val="yellow"/>
        </w:rPr>
        <w:t>: http://upcast-project.eu/dpws/steps/step-1</w:t>
      </w:r>
    </w:p>
    <w:p w:rsidRPr="0091137A" w:rsidR="00FA155C" w:rsidP="268E9F84" w:rsidRDefault="00FA155C" w14:paraId="208F1BD5"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Pr>
          <w:rFonts w:ascii="Calibri" w:hAnsi="Calibri" w:cs="Calibri"/>
          <w:sz w:val="22"/>
          <w:szCs w:val="22"/>
        </w:rPr>
        <w:tab/>
      </w:r>
      <w:r w:rsidRPr="0091137A" w:rsidR="00FA155C">
        <w:rPr>
          <w:rFonts w:ascii="Calibri" w:hAnsi="Calibri" w:cs="Calibri"/>
          <w:sz w:val="22"/>
          <w:szCs w:val="22"/>
        </w:rPr>
        <w:t xml:space="preserve">   </w:t>
      </w:r>
      <w:r w:rsidRPr="268E9F84" w:rsidR="00FA155C">
        <w:rPr>
          <w:rFonts w:ascii="Calibri" w:hAnsi="Calibri" w:cs="Calibri"/>
          <w:sz w:val="22"/>
          <w:szCs w:val="22"/>
          <w:highlight w:val="yellow"/>
        </w:rPr>
        <w:t>wmo:hasDestination</w:t>
      </w:r>
      <w:r w:rsidRPr="268E9F84" w:rsidR="00FA155C">
        <w:rPr>
          <w:rFonts w:ascii="Calibri" w:hAnsi="Calibri" w:cs="Calibri"/>
          <w:sz w:val="22"/>
          <w:szCs w:val="22"/>
          <w:highlight w:val="yellow"/>
        </w:rPr>
        <w:t>: http://upcast-project.eu/dpws/steps/step-2</w:t>
      </w:r>
    </w:p>
    <w:p w:rsidRPr="0091137A" w:rsidR="00FA155C" w:rsidP="268E9F84" w:rsidRDefault="00FA155C" w14:paraId="2D2B77F9" w14:textId="77777777" w14:noSpellErr="1">
      <w:pPr>
        <w:spacing w:after="0" w:line="360" w:lineRule="auto"/>
        <w:jc w:val="both"/>
        <w:rPr>
          <w:rFonts w:ascii="Calibri" w:hAnsi="Calibri" w:cs="Calibri"/>
          <w:sz w:val="22"/>
          <w:szCs w:val="22"/>
          <w:highlight w:val="yellow"/>
        </w:rPr>
      </w:pPr>
    </w:p>
    <w:p w:rsidRPr="0091137A" w:rsidR="00FA155C" w:rsidP="1D83E2F6" w:rsidRDefault="00FA155C" w14:paraId="77A64AC5" w14:textId="77777777" w14:noSpellErr="1">
      <w:pPr>
        <w:spacing w:after="0" w:line="360" w:lineRule="auto"/>
        <w:jc w:val="both"/>
        <w:rPr>
          <w:rFonts w:ascii="Calibri" w:hAnsi="Calibri" w:cs="Calibri"/>
          <w:b w:val="1"/>
          <w:bCs w:val="1"/>
          <w:sz w:val="22"/>
          <w:szCs w:val="22"/>
        </w:rPr>
      </w:pPr>
      <w:r w:rsidRPr="0091137A">
        <w:rPr>
          <w:rFonts w:ascii="Calibri" w:hAnsi="Calibri" w:cs="Calibri"/>
          <w:b/>
          <w:bCs/>
          <w:sz w:val="22"/>
          <w:szCs w:val="22"/>
        </w:rPr>
        <w:tab/>
      </w:r>
      <w:r w:rsidRPr="1D83E2F6" w:rsidR="00FA155C">
        <w:rPr>
          <w:rFonts w:ascii="Calibri" w:hAnsi="Calibri" w:cs="Calibri"/>
          <w:b w:val="1"/>
          <w:bCs w:val="1"/>
          <w:sz w:val="22"/>
          <w:szCs w:val="22"/>
        </w:rPr>
        <w:t>A2. Communication and Persons in Charge</w:t>
      </w:r>
    </w:p>
    <w:p w:rsidRPr="0091137A" w:rsidR="00FA155C" w:rsidP="1D83E2F6" w:rsidRDefault="00FA155C" w14:paraId="418F5410" w14:textId="77777777" w14:noSpellErr="1">
      <w:pPr>
        <w:spacing w:after="0" w:line="360" w:lineRule="auto"/>
        <w:jc w:val="both"/>
        <w:rPr>
          <w:rFonts w:ascii="Calibri" w:hAnsi="Calibri" w:cs="Calibri"/>
          <w:b w:val="1"/>
          <w:bCs w:val="1"/>
          <w:sz w:val="22"/>
          <w:szCs w:val="22"/>
        </w:rPr>
      </w:pPr>
      <w:r w:rsidRPr="0091137A">
        <w:rPr>
          <w:rFonts w:ascii="Calibri" w:hAnsi="Calibri" w:cs="Calibri"/>
          <w:b/>
          <w:bCs/>
          <w:sz w:val="22"/>
          <w:szCs w:val="22"/>
        </w:rPr>
        <w:tab/>
      </w:r>
      <w:r w:rsidRPr="0091137A">
        <w:rPr>
          <w:rFonts w:ascii="Calibri" w:hAnsi="Calibri" w:cs="Calibri"/>
          <w:b/>
          <w:bCs/>
          <w:sz w:val="22"/>
          <w:szCs w:val="22"/>
        </w:rPr>
        <w:tab/>
      </w:r>
      <w:r w:rsidRPr="1D83E2F6" w:rsidR="00FA155C">
        <w:rPr>
          <w:rFonts w:ascii="Calibri" w:hAnsi="Calibri" w:cs="Calibri"/>
          <w:b w:val="1"/>
          <w:bCs w:val="1"/>
          <w:sz w:val="22"/>
          <w:szCs w:val="22"/>
        </w:rPr>
        <w:t>A2.1 Data Provider</w:t>
      </w:r>
    </w:p>
    <w:p w:rsidRPr="0091137A" w:rsidR="00FA155C" w:rsidP="268E9F84" w:rsidRDefault="00FA155C" w14:paraId="3298C441"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Organization: </w:t>
      </w:r>
      <w:r w:rsidRPr="268E9F84" w:rsidR="00FA155C">
        <w:rPr>
          <w:rFonts w:ascii="Calibri" w:hAnsi="Calibri" w:cs="Calibri"/>
          <w:sz w:val="22"/>
          <w:szCs w:val="22"/>
          <w:highlight w:val="yellow"/>
        </w:rPr>
        <w:t>Provider Ltd</w:t>
      </w:r>
    </w:p>
    <w:p w:rsidRPr="0091137A" w:rsidR="00FA155C" w:rsidP="268E9F84" w:rsidRDefault="00FA155C" w14:paraId="0704C520"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Contact Person: </w:t>
      </w:r>
      <w:r w:rsidRPr="268E9F84" w:rsidR="00FA155C">
        <w:rPr>
          <w:rFonts w:ascii="Calibri" w:hAnsi="Calibri" w:cs="Calibri"/>
          <w:sz w:val="22"/>
          <w:szCs w:val="22"/>
          <w:highlight w:val="yellow"/>
        </w:rPr>
        <w:t>Miao Da Hu</w:t>
      </w:r>
    </w:p>
    <w:p w:rsidRPr="0091137A" w:rsidR="00FA155C" w:rsidP="268E9F84" w:rsidRDefault="00FA155C" w14:paraId="5D0B077C"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Role/Title: </w:t>
      </w:r>
      <w:r w:rsidRPr="268E9F84" w:rsidR="00FA155C">
        <w:rPr>
          <w:rFonts w:ascii="Calibri" w:hAnsi="Calibri" w:cs="Calibri"/>
          <w:sz w:val="22"/>
          <w:szCs w:val="22"/>
          <w:highlight w:val="yellow"/>
        </w:rPr>
        <w:t>Data Protection Officer</w:t>
      </w:r>
    </w:p>
    <w:p w:rsidRPr="0091137A" w:rsidR="00FA155C" w:rsidP="268E9F84" w:rsidRDefault="00FA155C" w14:paraId="0B2AF5FE"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Email: </w:t>
      </w:r>
      <w:r w:rsidRPr="268E9F84" w:rsidR="00FA155C">
        <w:rPr>
          <w:rFonts w:ascii="Calibri" w:hAnsi="Calibri" w:cs="Calibri"/>
          <w:sz w:val="22"/>
          <w:szCs w:val="22"/>
          <w:highlight w:val="yellow"/>
        </w:rPr>
        <w:t>miao@example.com</w:t>
      </w:r>
    </w:p>
    <w:p w:rsidRPr="0091137A" w:rsidR="00FA155C" w:rsidP="268E9F84" w:rsidRDefault="00FA155C" w14:paraId="0A2BD1DE"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Phone: </w:t>
      </w:r>
      <w:r w:rsidRPr="268E9F84" w:rsidR="00FA155C">
        <w:rPr>
          <w:rFonts w:ascii="Calibri" w:hAnsi="Calibri" w:cs="Calibri"/>
          <w:sz w:val="22"/>
          <w:szCs w:val="22"/>
          <w:highlight w:val="yellow"/>
        </w:rPr>
        <w:t>+44 20 1234 5678</w:t>
      </w:r>
    </w:p>
    <w:p w:rsidRPr="0091137A" w:rsidR="00FA155C" w:rsidP="268E9F84" w:rsidRDefault="00FA155C" w14:paraId="4E1ED4CA"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Address: </w:t>
      </w:r>
      <w:r w:rsidRPr="268E9F84" w:rsidR="00FA155C">
        <w:rPr>
          <w:rFonts w:ascii="Calibri" w:hAnsi="Calibri" w:cs="Calibri"/>
          <w:sz w:val="22"/>
          <w:szCs w:val="22"/>
          <w:highlight w:val="yellow"/>
        </w:rPr>
        <w:t>1 Provider Way, London, UK</w:t>
      </w:r>
    </w:p>
    <w:p w:rsidRPr="0091137A" w:rsidR="00FA155C" w:rsidP="268E9F84" w:rsidRDefault="00FA155C" w14:paraId="0FD62A7E" w14:textId="77777777" w14:noSpellErr="1">
      <w:pPr>
        <w:spacing w:after="0" w:line="360" w:lineRule="auto"/>
        <w:jc w:val="both"/>
        <w:rPr>
          <w:rFonts w:ascii="Calibri" w:hAnsi="Calibri" w:cs="Calibri"/>
          <w:sz w:val="22"/>
          <w:szCs w:val="22"/>
          <w:highlight w:val="yellow"/>
        </w:rPr>
      </w:pPr>
    </w:p>
    <w:p w:rsidRPr="0091137A" w:rsidR="00FA155C" w:rsidP="1D83E2F6" w:rsidRDefault="00FA155C" w14:paraId="2628E6D6" w14:textId="77777777" w14:noSpellErr="1">
      <w:pPr>
        <w:spacing w:after="0" w:line="360" w:lineRule="auto"/>
        <w:jc w:val="both"/>
        <w:rPr>
          <w:rFonts w:ascii="Calibri" w:hAnsi="Calibri" w:cs="Calibri"/>
          <w:b w:val="1"/>
          <w:bCs w:val="1"/>
          <w:sz w:val="22"/>
          <w:szCs w:val="22"/>
        </w:rPr>
      </w:pPr>
      <w:r w:rsidRPr="0091137A">
        <w:rPr>
          <w:rFonts w:ascii="Calibri" w:hAnsi="Calibri" w:cs="Calibri"/>
          <w:b/>
          <w:bCs/>
          <w:sz w:val="22"/>
          <w:szCs w:val="22"/>
        </w:rPr>
        <w:tab/>
      </w:r>
      <w:r w:rsidRPr="0091137A">
        <w:rPr>
          <w:rFonts w:ascii="Calibri" w:hAnsi="Calibri" w:cs="Calibri"/>
          <w:b/>
          <w:bCs/>
          <w:sz w:val="22"/>
          <w:szCs w:val="22"/>
        </w:rPr>
        <w:tab/>
      </w:r>
      <w:r w:rsidRPr="1D83E2F6" w:rsidR="00FA155C">
        <w:rPr>
          <w:rFonts w:ascii="Calibri" w:hAnsi="Calibri" w:cs="Calibri"/>
          <w:b w:val="1"/>
          <w:bCs w:val="1"/>
          <w:sz w:val="22"/>
          <w:szCs w:val="22"/>
        </w:rPr>
        <w:t>A2.2 Data Consumer</w:t>
      </w:r>
    </w:p>
    <w:p w:rsidRPr="0091137A" w:rsidR="00FA155C" w:rsidP="268E9F84" w:rsidRDefault="00FA155C" w14:paraId="0A2C6907"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Organization: </w:t>
      </w:r>
      <w:r w:rsidRPr="268E9F84" w:rsidR="00FA155C">
        <w:rPr>
          <w:rFonts w:ascii="Calibri" w:hAnsi="Calibri" w:cs="Calibri"/>
          <w:sz w:val="22"/>
          <w:szCs w:val="22"/>
          <w:highlight w:val="yellow"/>
        </w:rPr>
        <w:t>Consumer GmbH</w:t>
      </w:r>
    </w:p>
    <w:p w:rsidRPr="0091137A" w:rsidR="00FA155C" w:rsidP="268E9F84" w:rsidRDefault="00FA155C" w14:paraId="14E49A07"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Contact Person: </w:t>
      </w:r>
      <w:r w:rsidRPr="268E9F84" w:rsidR="00FA155C">
        <w:rPr>
          <w:rFonts w:ascii="Calibri" w:hAnsi="Calibri" w:cs="Calibri"/>
          <w:sz w:val="22"/>
          <w:szCs w:val="22"/>
          <w:highlight w:val="yellow"/>
        </w:rPr>
        <w:t>David Glass</w:t>
      </w:r>
    </w:p>
    <w:p w:rsidRPr="0091137A" w:rsidR="00FA155C" w:rsidP="268E9F84" w:rsidRDefault="00FA155C" w14:paraId="20F5C6B3"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Role/Title: </w:t>
      </w:r>
      <w:r w:rsidRPr="268E9F84" w:rsidR="00FA155C">
        <w:rPr>
          <w:rFonts w:ascii="Calibri" w:hAnsi="Calibri" w:cs="Calibri"/>
          <w:sz w:val="22"/>
          <w:szCs w:val="22"/>
          <w:highlight w:val="yellow"/>
        </w:rPr>
        <w:t>Head of Data</w:t>
      </w:r>
    </w:p>
    <w:p w:rsidRPr="0091137A" w:rsidR="00FA155C" w:rsidP="268E9F84" w:rsidRDefault="00FA155C" w14:paraId="0FD497CC"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Email: </w:t>
      </w:r>
      <w:r w:rsidRPr="268E9F84" w:rsidR="00FA155C">
        <w:rPr>
          <w:rFonts w:ascii="Calibri" w:hAnsi="Calibri" w:cs="Calibri"/>
          <w:sz w:val="22"/>
          <w:szCs w:val="22"/>
          <w:highlight w:val="yellow"/>
        </w:rPr>
        <w:t>david@example.com</w:t>
      </w:r>
    </w:p>
    <w:p w:rsidRPr="0091137A" w:rsidR="00FA155C" w:rsidP="268E9F84" w:rsidRDefault="00FA155C" w14:paraId="69D02D9F" w14:textId="77777777" w14:noSpellErr="1">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Phone: </w:t>
      </w:r>
      <w:r w:rsidRPr="268E9F84" w:rsidR="00FA155C">
        <w:rPr>
          <w:rFonts w:ascii="Calibri" w:hAnsi="Calibri" w:cs="Calibri"/>
          <w:sz w:val="22"/>
          <w:szCs w:val="22"/>
          <w:highlight w:val="yellow"/>
        </w:rPr>
        <w:t>+49 30 9876 5432</w:t>
      </w:r>
    </w:p>
    <w:p w:rsidRPr="0091137A" w:rsidR="00FA155C" w:rsidP="268E9F84" w:rsidRDefault="00FA155C" w14:paraId="727315A9" w14:textId="77777777">
      <w:pPr>
        <w:spacing w:after="0" w:line="360" w:lineRule="auto"/>
        <w:jc w:val="both"/>
        <w:rPr>
          <w:rFonts w:ascii="Calibri" w:hAnsi="Calibri" w:cs="Calibri"/>
          <w:sz w:val="22"/>
          <w:szCs w:val="22"/>
          <w:highlight w:val="yellow"/>
        </w:rPr>
      </w:pPr>
      <w:r w:rsidRPr="0091137A">
        <w:rPr>
          <w:rFonts w:ascii="Calibri" w:hAnsi="Calibri" w:cs="Calibri"/>
          <w:sz w:val="22"/>
          <w:szCs w:val="22"/>
        </w:rPr>
        <w:tab/>
      </w:r>
      <w:r w:rsidRPr="0091137A">
        <w:rPr>
          <w:rFonts w:ascii="Calibri" w:hAnsi="Calibri" w:cs="Calibri"/>
          <w:sz w:val="22"/>
          <w:szCs w:val="22"/>
        </w:rPr>
        <w:tab/>
      </w:r>
      <w:r w:rsidRPr="1D83E2F6" w:rsidR="00FA155C">
        <w:rPr>
          <w:rFonts w:ascii="Calibri" w:hAnsi="Calibri" w:cs="Calibri"/>
          <w:sz w:val="22"/>
          <w:szCs w:val="22"/>
        </w:rPr>
        <w:t xml:space="preserve">• Address: </w:t>
      </w:r>
      <w:r w:rsidRPr="268E9F84" w:rsidR="00FA155C">
        <w:rPr>
          <w:rFonts w:ascii="Calibri" w:hAnsi="Calibri" w:cs="Calibri"/>
          <w:sz w:val="22"/>
          <w:szCs w:val="22"/>
          <w:highlight w:val="yellow"/>
        </w:rPr>
        <w:t xml:space="preserve">2 </w:t>
      </w:r>
      <w:r w:rsidRPr="268E9F84" w:rsidR="00FA155C">
        <w:rPr>
          <w:rFonts w:ascii="Calibri" w:hAnsi="Calibri" w:cs="Calibri"/>
          <w:sz w:val="22"/>
          <w:szCs w:val="22"/>
          <w:highlight w:val="yellow"/>
        </w:rPr>
        <w:t>Verbraucherplatz</w:t>
      </w:r>
      <w:r w:rsidRPr="268E9F84" w:rsidR="00FA155C">
        <w:rPr>
          <w:rFonts w:ascii="Calibri" w:hAnsi="Calibri" w:cs="Calibri"/>
          <w:sz w:val="22"/>
          <w:szCs w:val="22"/>
          <w:highlight w:val="yellow"/>
        </w:rPr>
        <w:t>, Berlin, DE</w:t>
      </w:r>
    </w:p>
    <w:p w:rsidRPr="0091137A" w:rsidR="00FA155C" w:rsidP="268E9F84" w:rsidRDefault="00FA155C" w14:paraId="4412D99F" w14:textId="77777777" w14:noSpellErr="1">
      <w:pPr>
        <w:spacing w:after="0" w:line="360" w:lineRule="auto"/>
        <w:jc w:val="both"/>
        <w:rPr>
          <w:rFonts w:ascii="Calibri" w:hAnsi="Calibri" w:cs="Calibri"/>
          <w:sz w:val="22"/>
          <w:szCs w:val="22"/>
          <w:highlight w:val="yellow"/>
        </w:rPr>
      </w:pPr>
    </w:p>
    <w:p w:rsidRPr="0091137A" w:rsidR="00820D0B" w:rsidP="268E9F84" w:rsidRDefault="00820D0B" w14:paraId="45A8B7C0" w14:textId="77777777" w14:noSpellErr="1">
      <w:pPr>
        <w:spacing w:after="0" w:line="360" w:lineRule="auto"/>
        <w:jc w:val="both"/>
        <w:rPr>
          <w:rFonts w:ascii="Calibri" w:hAnsi="Calibri" w:cs="Calibri"/>
          <w:sz w:val="22"/>
          <w:szCs w:val="22"/>
          <w:highlight w:val="yellow"/>
        </w:rPr>
      </w:pPr>
    </w:p>
    <w:sectPr w:rsidRPr="0091137A" w:rsidR="00820D0B">
      <w:pgSz w:w="11906" w:h="16838" w:orient="portrait"/>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I" w:author="Maria Iakovidou" w:date="2025-09-01T15:08:00Z" w:id="0">
    <w:p w:rsidR="001A581A" w:rsidP="001A581A" w:rsidRDefault="001A581A" w14:paraId="388B29A5" w14:textId="77777777">
      <w:r>
        <w:rPr>
          <w:rStyle w:val="CommentReference"/>
        </w:rPr>
        <w:annotationRef/>
      </w:r>
      <w:r>
        <w:rPr>
          <w:sz w:val="20"/>
          <w:szCs w:val="20"/>
        </w:rPr>
        <w:t xml:space="preserve">Cannot be both at the same time. We should choose one depending on the circumstances </w:t>
      </w:r>
    </w:p>
  </w:comment>
  <w:comment w:initials="MI" w:author="Maria Iakovidou" w:date="2025-09-01T15:11:00Z" w:id="1">
    <w:p w:rsidR="001A581A" w:rsidP="001A581A" w:rsidRDefault="001A581A" w14:paraId="173F1DA9" w14:textId="77777777">
      <w:r>
        <w:rPr>
          <w:rStyle w:val="CommentReference"/>
        </w:rPr>
        <w:annotationRef/>
      </w:r>
      <w:r>
        <w:rPr>
          <w:sz w:val="20"/>
          <w:szCs w:val="20"/>
        </w:rPr>
        <w:t>First the position, then the full name</w:t>
      </w:r>
    </w:p>
  </w:comment>
  <w:comment w:initials="MI" w:author="Maria Iakovidou" w:date="2025-09-01T15:12:00Z" w:id="2">
    <w:p w:rsidR="001A581A" w:rsidP="001A581A" w:rsidRDefault="001A581A" w14:paraId="1C31181B" w14:textId="13853367">
      <w:r>
        <w:rPr>
          <w:rStyle w:val="CommentReference"/>
        </w:rPr>
        <w:annotationRef/>
      </w:r>
      <w:r>
        <w:rPr>
          <w:sz w:val="20"/>
          <w:szCs w:val="20"/>
        </w:rPr>
        <w:t>Not both at the same time</w:t>
      </w:r>
    </w:p>
  </w:comment>
  <w:comment w:initials="MI" w:author="Maria Iakovidou" w:date="2025-09-01T15:13:00Z" w:id="3">
    <w:p w:rsidR="001A581A" w:rsidP="001A581A" w:rsidRDefault="001A581A" w14:paraId="147A2285" w14:textId="77777777">
      <w:r>
        <w:rPr>
          <w:rStyle w:val="CommentReference"/>
        </w:rPr>
        <w:annotationRef/>
      </w:r>
      <w:r>
        <w:rPr>
          <w:sz w:val="20"/>
          <w:szCs w:val="20"/>
        </w:rPr>
        <w:t>First the position, then the full name</w:t>
      </w:r>
    </w:p>
  </w:comment>
  <w:comment xmlns:w="http://schemas.openxmlformats.org/wordprocessingml/2006/main" w:initials="MI" w:author="Maria Iakovidou" w:date="2025-09-01T08:13:00" w:id="1825046389">
    <w:p xmlns:w14="http://schemas.microsoft.com/office/word/2010/wordml" xmlns:w="http://schemas.openxmlformats.org/wordprocessingml/2006/main" w:rsidR="61A8F879" w:rsidRDefault="6097A16C" w14:paraId="451EEA3D" w14:textId="5B9021B5">
      <w:pPr>
        <w:pStyle w:val="CommentText"/>
      </w:pPr>
      <w:r>
        <w:rPr>
          <w:rStyle w:val="CommentReference"/>
        </w:rPr>
        <w:annotationRef/>
      </w:r>
      <w:r w:rsidRPr="6BCDFE29" w:rsidR="3D550D75">
        <w:t>First the position, then the full name</w:t>
      </w:r>
    </w:p>
  </w:comment>
  <w:comment xmlns:w="http://schemas.openxmlformats.org/wordprocessingml/2006/main" w:initials="GK" w:author="George Konstantinidis" w:date="2025-12-11T14:20:26" w:id="913309012">
    <w:p xmlns:w14="http://schemas.microsoft.com/office/word/2010/wordml" xmlns:w="http://schemas.openxmlformats.org/wordprocessingml/2006/main" w:rsidR="6E6CD9E1" w:rsidRDefault="04C53655" w14:paraId="447200A7" w14:textId="6F606B0B">
      <w:pPr>
        <w:pStyle w:val="CommentText"/>
      </w:pPr>
      <w:r>
        <w:rPr>
          <w:rStyle w:val="CommentReference"/>
        </w:rPr>
        <w:annotationRef/>
      </w:r>
      <w:r w:rsidRPr="34C455A2" w:rsidR="1A2DC2D6">
        <w:t>do we need to have a flag about whether thisis a data sale or simply grant data access?</w:t>
      </w:r>
    </w:p>
  </w:comment>
  <w:comment xmlns:w="http://schemas.openxmlformats.org/wordprocessingml/2006/main" w:initials="GK" w:author="George Konstantinidis" w:date="2025-12-11T14:22:14" w:id="511531596">
    <w:p xmlns:w14="http://schemas.microsoft.com/office/word/2010/wordml" xmlns:w="http://schemas.openxmlformats.org/wordprocessingml/2006/main" w:rsidR="1E5A7519" w:rsidRDefault="1FFD1DAD" w14:paraId="75C51ECD" w14:textId="3F79597E">
      <w:pPr>
        <w:pStyle w:val="CommentText"/>
      </w:pPr>
      <w:r>
        <w:rPr>
          <w:rStyle w:val="CommentReference"/>
        </w:rPr>
        <w:annotationRef/>
      </w:r>
      <w:r w:rsidRPr="441FFF7A" w:rsidR="0D928479">
        <w:t>via API access?</w:t>
      </w:r>
    </w:p>
  </w:comment>
  <w:comment xmlns:w="http://schemas.openxmlformats.org/wordprocessingml/2006/main" w:initials="MI" w:author="Maria Iakovidou" w:date="2025-12-11T14:25:15" w:id="1965361350">
    <w:p xmlns:w14="http://schemas.microsoft.com/office/word/2010/wordml" xmlns:w="http://schemas.openxmlformats.org/wordprocessingml/2006/main" w:rsidR="5D20E58C" w:rsidRDefault="25AE5BC2" w14:paraId="0A772EAA" w14:textId="73710818">
      <w:pPr>
        <w:pStyle w:val="CommentText"/>
      </w:pPr>
      <w:r>
        <w:rPr>
          <w:rStyle w:val="CommentReference"/>
        </w:rPr>
        <w:annotationRef/>
      </w:r>
      <w:r w:rsidRPr="7868FB75" w:rsidR="3D6ED188">
        <w:t>All numbers need to change accordingly</w:t>
      </w:r>
    </w:p>
  </w:comment>
  <w:comment xmlns:w="http://schemas.openxmlformats.org/wordprocessingml/2006/main" w:initials="GK" w:author="George Konstantinidis" w:date="2025-12-12T10:51:38" w:id="628016603">
    <w:p xmlns:w14="http://schemas.microsoft.com/office/word/2010/wordml" xmlns:w="http://schemas.openxmlformats.org/wordprocessingml/2006/main" w:rsidR="5EEAEFB6" w:rsidRDefault="58594F0F" w14:paraId="5075A98F" w14:textId="5CF082B4">
      <w:pPr>
        <w:pStyle w:val="CommentText"/>
      </w:pPr>
      <w:r>
        <w:rPr>
          <w:rStyle w:val="CommentReference"/>
        </w:rPr>
        <w:annotationRef/>
      </w:r>
      <w:r w:rsidRPr="026DE3C2" w:rsidR="5D93531F">
        <w:t>This has to change also for the top level DSA, depending on how the agreement is being produced</w:t>
      </w:r>
    </w:p>
  </w:comment>
  <w:comment xmlns:w="http://schemas.openxmlformats.org/wordprocessingml/2006/main" w:initials="GK" w:author="George Konstantinidis" w:date="2025-12-12T10:56:39" w:id="1643042214">
    <w:p xmlns:w14="http://schemas.microsoft.com/office/word/2010/wordml" xmlns:w="http://schemas.openxmlformats.org/wordprocessingml/2006/main" w:rsidR="58FA82BB" w:rsidRDefault="487579B2" w14:paraId="4DE6A8D1" w14:textId="6F4AAEFF">
      <w:pPr>
        <w:pStyle w:val="CommentText"/>
      </w:pPr>
      <w:r>
        <w:rPr>
          <w:rStyle w:val="CommentReference"/>
        </w:rPr>
        <w:annotationRef/>
      </w:r>
      <w:r w:rsidRPr="79F453B6" w:rsidR="5CD2137D">
        <w:t>this is fine</w:t>
      </w:r>
    </w:p>
    <w:p xmlns:w14="http://schemas.microsoft.com/office/word/2010/wordml" xmlns:w="http://schemas.openxmlformats.org/wordprocessingml/2006/main" w:rsidR="1266EF7E" w:rsidRDefault="58055D70" w14:paraId="1B417D87" w14:textId="0B42C283">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388B29A5"/>
  <w15:commentEx w15:done="0" w15:paraId="173F1DA9"/>
  <w15:commentEx w15:done="0" w15:paraId="1C31181B"/>
  <w15:commentEx w15:done="0" w15:paraId="147A2285"/>
  <w15:commentEx w15:paraId="451EEA3D"/>
  <w15:commentEx w15:done="0" w15:paraId="447200A7"/>
  <w15:commentEx w15:done="0" w15:paraId="75C51ECD"/>
  <w15:commentEx w15:done="0" w15:paraId="0A772EAA"/>
  <w15:commentEx w15:done="0" w15:paraId="5075A98F"/>
  <w15:commentEx w15:done="0" w15:paraId="1B417D8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2C2F0DE" w16cex:dateUtc="2025-09-01T14:08:00Z"/>
  <w16cex:commentExtensible w16cex:durableId="08EAD584" w16cex:dateUtc="2025-09-01T14:11:00Z"/>
  <w16cex:commentExtensible w16cex:durableId="78C89443" w16cex:dateUtc="2025-09-01T14:12:00Z"/>
  <w16cex:commentExtensible w16cex:durableId="1A965D4A" w16cex:dateUtc="2025-09-01T14:13:00Z"/>
  <w16cex:commentExtensible w16cex:durableId="1374EE2B" w16cex:dateUtc="2025-09-01T14:13:00Z"/>
  <w16cex:commentExtensible w16cex:durableId="21974725" w16cex:dateUtc="2025-12-11T14:20:26.593Z"/>
  <w16cex:commentExtensible w16cex:durableId="0D212328" w16cex:dateUtc="2025-12-11T14:22:14.516Z"/>
  <w16cex:commentExtensible w16cex:durableId="2BCAF328" w16cex:dateUtc="2025-12-11T14:25:15.956Z"/>
  <w16cex:commentExtensible w16cex:durableId="32945CA4" w16cex:dateUtc="2025-12-12T10:51:38.934Z"/>
  <w16cex:commentExtensible w16cex:durableId="398C7800" w16cex:dateUtc="2025-12-12T10:56:39.39Z"/>
</w16cex:commentsExtensible>
</file>

<file path=word/commentsIds.xml><?xml version="1.0" encoding="utf-8"?>
<w16cid:commentsIds xmlns:mc="http://schemas.openxmlformats.org/markup-compatibility/2006" xmlns:w16cid="http://schemas.microsoft.com/office/word/2016/wordml/cid" mc:Ignorable="w16cid">
  <w16cid:commentId w16cid:paraId="388B29A5" w16cid:durableId="42C2F0DE"/>
  <w16cid:commentId w16cid:paraId="173F1DA9" w16cid:durableId="08EAD584"/>
  <w16cid:commentId w16cid:paraId="1C31181B" w16cid:durableId="78C89443"/>
  <w16cid:commentId w16cid:paraId="147A2285" w16cid:durableId="1A965D4A"/>
  <w16cid:commentId w16cid:paraId="451EEA3D" w16cid:durableId="1374EE2B"/>
  <w16cid:commentId w16cid:paraId="447200A7" w16cid:durableId="21974725"/>
  <w16cid:commentId w16cid:paraId="75C51ECD" w16cid:durableId="0D212328"/>
  <w16cid:commentId w16cid:paraId="0A772EAA" w16cid:durableId="2BCAF328"/>
  <w16cid:commentId w16cid:paraId="5075A98F" w16cid:durableId="32945CA4"/>
  <w16cid:commentId w16cid:paraId="1B417D87" w16cid:durableId="398C78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6B1F3F"/>
    <w:multiLevelType w:val="multilevel"/>
    <w:tmpl w:val="B56A4440"/>
    <w:lvl w:ilvl="0">
      <w:start w:val="13"/>
      <w:numFmt w:val="decimal"/>
      <w:lvlText w:val="%1."/>
      <w:lvlJc w:val="left"/>
      <w:pPr>
        <w:ind w:left="440" w:hanging="440"/>
      </w:pPr>
      <w:rPr>
        <w:rFonts w:hint="default"/>
      </w:rPr>
    </w:lvl>
    <w:lvl w:ilvl="1">
      <w:start w:val="1"/>
      <w:numFmt w:val="decimal"/>
      <w:lvlText w:val="%1.%2."/>
      <w:lvlJc w:val="left"/>
      <w:pPr>
        <w:ind w:left="440" w:hanging="4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5A6E6CC7"/>
    <w:multiLevelType w:val="multilevel"/>
    <w:tmpl w:val="7C2885CE"/>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6312064F"/>
    <w:multiLevelType w:val="hybridMultilevel"/>
    <w:tmpl w:val="F3629370"/>
    <w:lvl w:ilvl="0" w:tplc="389C35C4">
      <w:start w:val="13"/>
      <w:numFmt w:val="decimal"/>
      <w:lvlText w:val="%1."/>
      <w:lvlJc w:val="left"/>
      <w:pPr>
        <w:ind w:left="720" w:hanging="360"/>
      </w:pPr>
      <w:rPr>
        <w:rFonts w:hint="default" w:ascii="Calibri" w:hAnsi="Calibri" w:cs="Calibri"/>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9163DB6"/>
    <w:multiLevelType w:val="multilevel"/>
    <w:tmpl w:val="3F24A41C"/>
    <w:lvl w:ilvl="0">
      <w:start w:val="13"/>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743486763">
    <w:abstractNumId w:val="1"/>
  </w:num>
  <w:num w:numId="2" w16cid:durableId="632368936">
    <w:abstractNumId w:val="3"/>
  </w:num>
  <w:num w:numId="3" w16cid:durableId="227961974">
    <w:abstractNumId w:val="0"/>
  </w:num>
  <w:num w:numId="4" w16cid:durableId="819226601">
    <w:abstractNumId w:val="2"/>
  </w:num>
</w:numbering>
</file>

<file path=word/people.xml><?xml version="1.0" encoding="utf-8"?>
<w15:people xmlns:mc="http://schemas.openxmlformats.org/markup-compatibility/2006" xmlns:w15="http://schemas.microsoft.com/office/word/2012/wordml" mc:Ignorable="w15">
  <w15:person w15:author="Maria Iakovidou">
    <w15:presenceInfo w15:providerId="Windows Live" w15:userId="737dc5cb636895e7"/>
  </w15:person>
  <w15:person w15:author="Maria Iakovidou">
    <w15:presenceInfo w15:providerId="AD" w15:userId="S::mi1g25@soton.ac.uk::9e10eb1c-a36b-43fe-ac7c-b46780ff4633"/>
  </w15:person>
  <w15:person w15:author="George Konstantinidis">
    <w15:presenceInfo w15:providerId="AD" w15:userId="S::gk1e17@soton.ac.uk::aabaa480-43c6-4427-b41c-9ed211c0364d"/>
  </w15:person>
  <w15:person w15:author="George Konstantinidis">
    <w15:presenceInfo w15:providerId="AD" w15:userId="S::gk1e17@soton.ac.uk::aabaa480-43c6-4427-b41c-9ed211c0364d"/>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40"/>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F85"/>
    <w:rsid w:val="00011ACD"/>
    <w:rsid w:val="0002265F"/>
    <w:rsid w:val="000964D4"/>
    <w:rsid w:val="000C6961"/>
    <w:rsid w:val="000E4D0B"/>
    <w:rsid w:val="001A581A"/>
    <w:rsid w:val="001F504A"/>
    <w:rsid w:val="00204ACA"/>
    <w:rsid w:val="0022641E"/>
    <w:rsid w:val="002E5775"/>
    <w:rsid w:val="0030643E"/>
    <w:rsid w:val="00313CDB"/>
    <w:rsid w:val="00324387"/>
    <w:rsid w:val="003334BB"/>
    <w:rsid w:val="00390FA0"/>
    <w:rsid w:val="003C0923"/>
    <w:rsid w:val="003D32E6"/>
    <w:rsid w:val="00433B29"/>
    <w:rsid w:val="004412C9"/>
    <w:rsid w:val="00456489"/>
    <w:rsid w:val="004C6557"/>
    <w:rsid w:val="0051789B"/>
    <w:rsid w:val="005467E8"/>
    <w:rsid w:val="00563523"/>
    <w:rsid w:val="005D5673"/>
    <w:rsid w:val="005D76F9"/>
    <w:rsid w:val="00653C17"/>
    <w:rsid w:val="0067324E"/>
    <w:rsid w:val="00685926"/>
    <w:rsid w:val="00693E8F"/>
    <w:rsid w:val="006A774E"/>
    <w:rsid w:val="006D33A0"/>
    <w:rsid w:val="006D670E"/>
    <w:rsid w:val="00720BB6"/>
    <w:rsid w:val="00731343"/>
    <w:rsid w:val="00754BCF"/>
    <w:rsid w:val="00783D3A"/>
    <w:rsid w:val="007D33BD"/>
    <w:rsid w:val="008207E6"/>
    <w:rsid w:val="00820D0B"/>
    <w:rsid w:val="008614EE"/>
    <w:rsid w:val="008D3556"/>
    <w:rsid w:val="008E263C"/>
    <w:rsid w:val="0091137A"/>
    <w:rsid w:val="00924638"/>
    <w:rsid w:val="00944CFB"/>
    <w:rsid w:val="009D6F85"/>
    <w:rsid w:val="009F1CB2"/>
    <w:rsid w:val="00A83F3B"/>
    <w:rsid w:val="00AB3F56"/>
    <w:rsid w:val="00B42ACC"/>
    <w:rsid w:val="00BF54D3"/>
    <w:rsid w:val="00C30FAC"/>
    <w:rsid w:val="00C43F1C"/>
    <w:rsid w:val="00C61F52"/>
    <w:rsid w:val="00C71C1A"/>
    <w:rsid w:val="00C978CC"/>
    <w:rsid w:val="00CA2C5B"/>
    <w:rsid w:val="00CA4522"/>
    <w:rsid w:val="00CD7B3A"/>
    <w:rsid w:val="00CF2A8A"/>
    <w:rsid w:val="00D16CF6"/>
    <w:rsid w:val="00D40702"/>
    <w:rsid w:val="00D551F9"/>
    <w:rsid w:val="00D71EF1"/>
    <w:rsid w:val="00D94169"/>
    <w:rsid w:val="00DD4E6C"/>
    <w:rsid w:val="00DE19FE"/>
    <w:rsid w:val="00DE4E44"/>
    <w:rsid w:val="00DF3623"/>
    <w:rsid w:val="00E73462"/>
    <w:rsid w:val="00E866A9"/>
    <w:rsid w:val="00EC3298"/>
    <w:rsid w:val="00ED553D"/>
    <w:rsid w:val="00EE3E2B"/>
    <w:rsid w:val="00F127CC"/>
    <w:rsid w:val="00F517A0"/>
    <w:rsid w:val="00FA155C"/>
    <w:rsid w:val="01C41996"/>
    <w:rsid w:val="037371D6"/>
    <w:rsid w:val="048DFA5D"/>
    <w:rsid w:val="05274A4A"/>
    <w:rsid w:val="05A366B7"/>
    <w:rsid w:val="07A72E14"/>
    <w:rsid w:val="08A629E2"/>
    <w:rsid w:val="096304C4"/>
    <w:rsid w:val="0B03C725"/>
    <w:rsid w:val="0EA00D58"/>
    <w:rsid w:val="0EA0B979"/>
    <w:rsid w:val="0FB04973"/>
    <w:rsid w:val="1011F96B"/>
    <w:rsid w:val="11DDAEA0"/>
    <w:rsid w:val="129D885E"/>
    <w:rsid w:val="1374D462"/>
    <w:rsid w:val="14E4EE1D"/>
    <w:rsid w:val="1593BFAB"/>
    <w:rsid w:val="16E30D68"/>
    <w:rsid w:val="17E1808F"/>
    <w:rsid w:val="19255886"/>
    <w:rsid w:val="1955FFD1"/>
    <w:rsid w:val="19B2B469"/>
    <w:rsid w:val="19B474B6"/>
    <w:rsid w:val="1AB8F578"/>
    <w:rsid w:val="1C0A814F"/>
    <w:rsid w:val="1C3A21D0"/>
    <w:rsid w:val="1D188753"/>
    <w:rsid w:val="1D7F314E"/>
    <w:rsid w:val="1D83E2F6"/>
    <w:rsid w:val="1F3F186D"/>
    <w:rsid w:val="20141B45"/>
    <w:rsid w:val="23F654AB"/>
    <w:rsid w:val="25A93865"/>
    <w:rsid w:val="25D9B221"/>
    <w:rsid w:val="2604E710"/>
    <w:rsid w:val="264D992C"/>
    <w:rsid w:val="268E9F84"/>
    <w:rsid w:val="291E0070"/>
    <w:rsid w:val="2D165439"/>
    <w:rsid w:val="2EC509E2"/>
    <w:rsid w:val="3094C39C"/>
    <w:rsid w:val="31143B1D"/>
    <w:rsid w:val="3165349E"/>
    <w:rsid w:val="3252B94D"/>
    <w:rsid w:val="33D5F56C"/>
    <w:rsid w:val="36429BE9"/>
    <w:rsid w:val="36DE3658"/>
    <w:rsid w:val="36FA5366"/>
    <w:rsid w:val="3805405E"/>
    <w:rsid w:val="396A76E0"/>
    <w:rsid w:val="39A98D9D"/>
    <w:rsid w:val="3A187510"/>
    <w:rsid w:val="3C150A40"/>
    <w:rsid w:val="3E200520"/>
    <w:rsid w:val="3F669EB5"/>
    <w:rsid w:val="416933BD"/>
    <w:rsid w:val="419765EF"/>
    <w:rsid w:val="42C5B079"/>
    <w:rsid w:val="488562D2"/>
    <w:rsid w:val="488D8230"/>
    <w:rsid w:val="48993C03"/>
    <w:rsid w:val="494CF2BA"/>
    <w:rsid w:val="4A2B3D43"/>
    <w:rsid w:val="4C9A13C8"/>
    <w:rsid w:val="4D62097D"/>
    <w:rsid w:val="4E83529A"/>
    <w:rsid w:val="4EA4B44A"/>
    <w:rsid w:val="51374B80"/>
    <w:rsid w:val="516D6948"/>
    <w:rsid w:val="528A04ED"/>
    <w:rsid w:val="5317394B"/>
    <w:rsid w:val="53D5BD14"/>
    <w:rsid w:val="5578DC61"/>
    <w:rsid w:val="57C3E4A8"/>
    <w:rsid w:val="57F64161"/>
    <w:rsid w:val="58793834"/>
    <w:rsid w:val="591FB3CF"/>
    <w:rsid w:val="592FBC0C"/>
    <w:rsid w:val="5A0E9651"/>
    <w:rsid w:val="5AFD6B7E"/>
    <w:rsid w:val="5B0E4B59"/>
    <w:rsid w:val="5B821FBE"/>
    <w:rsid w:val="5C94A3CD"/>
    <w:rsid w:val="5DE9B59C"/>
    <w:rsid w:val="5E751C91"/>
    <w:rsid w:val="5EF621C4"/>
    <w:rsid w:val="607231DF"/>
    <w:rsid w:val="61584ACB"/>
    <w:rsid w:val="631B3229"/>
    <w:rsid w:val="6389B752"/>
    <w:rsid w:val="63DE88F6"/>
    <w:rsid w:val="64BD81FF"/>
    <w:rsid w:val="64D2054C"/>
    <w:rsid w:val="6524FCBF"/>
    <w:rsid w:val="662D64B0"/>
    <w:rsid w:val="67298A5A"/>
    <w:rsid w:val="68489926"/>
    <w:rsid w:val="68B3A6CA"/>
    <w:rsid w:val="6DBDC528"/>
    <w:rsid w:val="6FC58037"/>
    <w:rsid w:val="70988688"/>
    <w:rsid w:val="7634C940"/>
    <w:rsid w:val="7660B629"/>
    <w:rsid w:val="7877D4D5"/>
    <w:rsid w:val="78DD4B92"/>
    <w:rsid w:val="7AE4FAAD"/>
    <w:rsid w:val="7BCC8D36"/>
    <w:rsid w:val="7F88BEC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70853C"/>
  <w15:chartTrackingRefBased/>
  <w15:docId w15:val="{1916DEF4-7FD0-4E2B-B637-07177B5395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D6F8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6F8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F8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D6F8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D6F8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D6F8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D6F8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D6F8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D6F8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D6F8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D6F8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D6F85"/>
    <w:rPr>
      <w:rFonts w:eastAsiaTheme="majorEastAsia" w:cstheme="majorBidi"/>
      <w:color w:val="272727" w:themeColor="text1" w:themeTint="D8"/>
    </w:rPr>
  </w:style>
  <w:style w:type="paragraph" w:styleId="Title">
    <w:name w:val="Title"/>
    <w:basedOn w:val="Normal"/>
    <w:next w:val="Normal"/>
    <w:link w:val="TitleChar"/>
    <w:uiPriority w:val="10"/>
    <w:qFormat/>
    <w:rsid w:val="009D6F8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D6F8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D6F8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D6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6F85"/>
    <w:pPr>
      <w:spacing w:before="160"/>
      <w:jc w:val="center"/>
    </w:pPr>
    <w:rPr>
      <w:i/>
      <w:iCs/>
      <w:color w:val="404040" w:themeColor="text1" w:themeTint="BF"/>
    </w:rPr>
  </w:style>
  <w:style w:type="character" w:styleId="QuoteChar" w:customStyle="1">
    <w:name w:val="Quote Char"/>
    <w:basedOn w:val="DefaultParagraphFont"/>
    <w:link w:val="Quote"/>
    <w:uiPriority w:val="29"/>
    <w:rsid w:val="009D6F85"/>
    <w:rPr>
      <w:i/>
      <w:iCs/>
      <w:color w:val="404040" w:themeColor="text1" w:themeTint="BF"/>
    </w:rPr>
  </w:style>
  <w:style w:type="paragraph" w:styleId="ListParagraph">
    <w:name w:val="List Paragraph"/>
    <w:basedOn w:val="Normal"/>
    <w:uiPriority w:val="34"/>
    <w:qFormat/>
    <w:rsid w:val="009D6F85"/>
    <w:pPr>
      <w:ind w:left="720"/>
      <w:contextualSpacing/>
    </w:pPr>
  </w:style>
  <w:style w:type="character" w:styleId="IntenseEmphasis">
    <w:name w:val="Intense Emphasis"/>
    <w:basedOn w:val="DefaultParagraphFont"/>
    <w:uiPriority w:val="21"/>
    <w:qFormat/>
    <w:rsid w:val="009D6F85"/>
    <w:rPr>
      <w:i/>
      <w:iCs/>
      <w:color w:val="0F4761" w:themeColor="accent1" w:themeShade="BF"/>
    </w:rPr>
  </w:style>
  <w:style w:type="paragraph" w:styleId="IntenseQuote">
    <w:name w:val="Intense Quote"/>
    <w:basedOn w:val="Normal"/>
    <w:next w:val="Normal"/>
    <w:link w:val="IntenseQuoteChar"/>
    <w:uiPriority w:val="30"/>
    <w:qFormat/>
    <w:rsid w:val="009D6F8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D6F85"/>
    <w:rPr>
      <w:i/>
      <w:iCs/>
      <w:color w:val="0F4761" w:themeColor="accent1" w:themeShade="BF"/>
    </w:rPr>
  </w:style>
  <w:style w:type="character" w:styleId="IntenseReference">
    <w:name w:val="Intense Reference"/>
    <w:basedOn w:val="DefaultParagraphFont"/>
    <w:uiPriority w:val="32"/>
    <w:qFormat/>
    <w:rsid w:val="009D6F85"/>
    <w:rPr>
      <w:b/>
      <w:bCs/>
      <w:smallCaps/>
      <w:color w:val="0F4761" w:themeColor="accent1" w:themeShade="BF"/>
      <w:spacing w:val="5"/>
    </w:rPr>
  </w:style>
  <w:style w:type="paragraph" w:styleId="Revision">
    <w:name w:val="Revision"/>
    <w:hidden/>
    <w:uiPriority w:val="99"/>
    <w:semiHidden/>
    <w:rsid w:val="001A581A"/>
    <w:pPr>
      <w:spacing w:after="0" w:line="240" w:lineRule="auto"/>
    </w:pPr>
  </w:style>
  <w:style w:type="character" w:styleId="CommentReference">
    <w:name w:val="annotation reference"/>
    <w:basedOn w:val="DefaultParagraphFont"/>
    <w:uiPriority w:val="99"/>
    <w:semiHidden/>
    <w:unhideWhenUsed/>
    <w:rsid w:val="001A581A"/>
    <w:rPr>
      <w:sz w:val="16"/>
      <w:szCs w:val="16"/>
    </w:rPr>
  </w:style>
  <w:style w:type="paragraph" w:styleId="CommentText">
    <w:name w:val="annotation text"/>
    <w:basedOn w:val="Normal"/>
    <w:link w:val="CommentTextChar"/>
    <w:uiPriority w:val="99"/>
    <w:semiHidden/>
    <w:unhideWhenUsed/>
    <w:rsid w:val="001A581A"/>
    <w:pPr>
      <w:spacing w:line="240" w:lineRule="auto"/>
    </w:pPr>
    <w:rPr>
      <w:sz w:val="20"/>
      <w:szCs w:val="20"/>
    </w:rPr>
  </w:style>
  <w:style w:type="character" w:styleId="CommentTextChar" w:customStyle="1">
    <w:name w:val="Comment Text Char"/>
    <w:basedOn w:val="DefaultParagraphFont"/>
    <w:link w:val="CommentText"/>
    <w:uiPriority w:val="99"/>
    <w:semiHidden/>
    <w:rsid w:val="001A581A"/>
    <w:rPr>
      <w:sz w:val="20"/>
      <w:szCs w:val="20"/>
    </w:rPr>
  </w:style>
  <w:style w:type="paragraph" w:styleId="CommentSubject">
    <w:name w:val="annotation subject"/>
    <w:basedOn w:val="CommentText"/>
    <w:next w:val="CommentText"/>
    <w:link w:val="CommentSubjectChar"/>
    <w:uiPriority w:val="99"/>
    <w:semiHidden/>
    <w:unhideWhenUsed/>
    <w:rsid w:val="001A581A"/>
    <w:rPr>
      <w:b/>
      <w:bCs/>
    </w:rPr>
  </w:style>
  <w:style w:type="character" w:styleId="CommentSubjectChar" w:customStyle="1">
    <w:name w:val="Comment Subject Char"/>
    <w:basedOn w:val="CommentTextChar"/>
    <w:link w:val="CommentSubject"/>
    <w:uiPriority w:val="99"/>
    <w:semiHidden/>
    <w:rsid w:val="001A581A"/>
    <w:rPr>
      <w:b/>
      <w:bCs/>
      <w:sz w:val="20"/>
      <w:szCs w:val="20"/>
    </w:rPr>
  </w:style>
  <w:style w:type="character" w:styleId="normaltextrun" w:customStyle="1">
    <w:name w:val="normaltextrun"/>
    <w:basedOn w:val="DefaultParagraphFont"/>
    <w:rsid w:val="0002265F"/>
  </w:style>
  <w:style w:type="character" w:styleId="eop" w:customStyle="1">
    <w:name w:val="eop"/>
    <w:basedOn w:val="DefaultParagraphFont"/>
    <w:rsid w:val="0002265F"/>
  </w:style>
  <w:style w:type="paragraph" w:styleId="paragraph" w:customStyle="1">
    <w:name w:val="paragraph"/>
    <w:basedOn w:val="Normal"/>
    <w:rsid w:val="00944CFB"/>
    <w:pPr>
      <w:spacing w:before="100" w:beforeAutospacing="1" w:after="100" w:afterAutospacing="1" w:line="240" w:lineRule="auto"/>
    </w:pPr>
    <w:rPr>
      <w:rFonts w:ascii="Times New Roman" w:hAnsi="Times New Roman" w:eastAsia="Times New Roman" w:cs="Times New Roman"/>
      <w:kern w:val="0"/>
      <w:lang w:val="en-GR" w:eastAsia="en-GB"/>
      <w14:ligatures w14:val="none"/>
    </w:rPr>
  </w:style>
  <w:style w:type="character" w:styleId="Strong">
    <w:name w:val="Strong"/>
    <w:basedOn w:val="DefaultParagraphFont"/>
    <w:uiPriority w:val="22"/>
    <w:qFormat/>
    <w:rsid w:val="00DF3623"/>
    <w:rPr>
      <w:b/>
      <w:bCs/>
    </w:rPr>
  </w:style>
  <w:style w:type="paragraph" w:styleId="NormalWeb">
    <w:name w:val="Normal (Web)"/>
    <w:basedOn w:val="Normal"/>
    <w:uiPriority w:val="99"/>
    <w:semiHidden/>
    <w:unhideWhenUsed/>
    <w:rsid w:val="00D551F9"/>
    <w:pPr>
      <w:spacing w:before="100" w:beforeAutospacing="1" w:after="100" w:afterAutospacing="1" w:line="240" w:lineRule="auto"/>
    </w:pPr>
    <w:rPr>
      <w:rFonts w:ascii="Times New Roman" w:hAnsi="Times New Roman" w:eastAsia="Times New Roman" w:cs="Times New Roman"/>
      <w:kern w:val="0"/>
      <w:lang w:val="en-GR"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theme" Target="theme/theme1.xml" Id="rId13" /><Relationship Type="http://schemas.openxmlformats.org/officeDocument/2006/relationships/styles" Target="styles.xml" Id="rId3" /><Relationship Type="http://schemas.microsoft.com/office/2011/relationships/commentsExtended" Target="commentsExtended.xml" Id="rId7" /><Relationship Type="http://schemas.microsoft.com/office/2011/relationships/people" Target="peop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comments" Target="comment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settings" Target="settings.xml" Id="rId4" /><Relationship Type="http://schemas.microsoft.com/office/2018/08/relationships/commentsExtensible" Target="commentsExtensible.xml" Id="rId9" /><Relationship Type="http://schemas.openxmlformats.org/officeDocument/2006/relationships/hyperlink" Target="https://dips.soton.ac.uk/negotiation-plugin" TargetMode="External" Id="Re0fd6258f0174b8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2BE1A7-EDB2-DF4E-B233-CAFC25449A0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Miao Hu</dc:creator>
  <keywords/>
  <dc:description/>
  <lastModifiedBy>Maria Iakovidou</lastModifiedBy>
  <revision>75</revision>
  <dcterms:created xsi:type="dcterms:W3CDTF">2025-09-01T14:01:00.0000000Z</dcterms:created>
  <dcterms:modified xsi:type="dcterms:W3CDTF">2025-12-12T11:12:24.7219071Z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088d8540-cb2c-4afc-9dd4-619a2c5ff025</vt:lpwstr>
  </property>
</Properties>
</file>